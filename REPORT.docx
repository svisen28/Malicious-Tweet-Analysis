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34B1" w:rsidRPr="00034036" w:rsidRDefault="003834B1" w:rsidP="00CA0C31">
      <w:pPr>
        <w:jc w:val="center"/>
        <w:rPr>
          <w:sz w:val="36"/>
          <w:szCs w:val="36"/>
        </w:rPr>
      </w:pPr>
      <w:bookmarkStart w:id="0" w:name="_GoBack"/>
      <w:bookmarkEnd w:id="0"/>
      <w:r w:rsidRPr="00034036">
        <w:rPr>
          <w:sz w:val="36"/>
          <w:szCs w:val="36"/>
        </w:rPr>
        <w:t>A MINOR PROJECT - I REPORT</w:t>
      </w:r>
    </w:p>
    <w:p w:rsidR="003834B1" w:rsidRPr="00034036" w:rsidRDefault="003834B1" w:rsidP="00CA0C31">
      <w:pPr>
        <w:jc w:val="center"/>
        <w:rPr>
          <w:sz w:val="36"/>
          <w:szCs w:val="36"/>
        </w:rPr>
      </w:pPr>
      <w:r w:rsidRPr="00034036">
        <w:rPr>
          <w:sz w:val="36"/>
          <w:szCs w:val="36"/>
        </w:rPr>
        <w:t>ON</w:t>
      </w:r>
    </w:p>
    <w:p w:rsidR="003834B1" w:rsidRPr="00034036" w:rsidRDefault="003834B1" w:rsidP="00CA0C31">
      <w:pPr>
        <w:jc w:val="center"/>
        <w:rPr>
          <w:b/>
          <w:bCs/>
          <w:sz w:val="40"/>
          <w:szCs w:val="40"/>
          <w:u w:val="single"/>
        </w:rPr>
      </w:pPr>
      <w:r w:rsidRPr="00034036">
        <w:rPr>
          <w:b/>
          <w:bCs/>
          <w:sz w:val="40"/>
          <w:szCs w:val="40"/>
        </w:rPr>
        <w:t>“</w:t>
      </w:r>
      <w:r w:rsidR="00CA0C31" w:rsidRPr="00034036">
        <w:rPr>
          <w:b/>
          <w:bCs/>
          <w:sz w:val="40"/>
          <w:szCs w:val="40"/>
          <w:u w:val="single"/>
        </w:rPr>
        <w:t>ISIS TWITTER ANALYSIS</w:t>
      </w:r>
      <w:r w:rsidRPr="00034036">
        <w:rPr>
          <w:b/>
          <w:bCs/>
          <w:sz w:val="40"/>
          <w:szCs w:val="40"/>
        </w:rPr>
        <w:t>”</w:t>
      </w:r>
    </w:p>
    <w:p w:rsidR="00CA0C31" w:rsidRDefault="00034036" w:rsidP="00CA0C31">
      <w:pPr>
        <w:jc w:val="center"/>
        <w:rPr>
          <w:b/>
          <w:bCs/>
          <w:sz w:val="32"/>
          <w:szCs w:val="32"/>
          <w:u w:val="single"/>
        </w:rPr>
      </w:pPr>
      <w:r w:rsidRPr="00034036">
        <w:rPr>
          <w:b/>
          <w:bCs/>
          <w:noProof/>
          <w:sz w:val="32"/>
          <w:szCs w:val="32"/>
        </w:rPr>
        <w:drawing>
          <wp:inline distT="0" distB="0" distL="0" distR="0" wp14:anchorId="09720947" wp14:editId="3F3C5071">
            <wp:extent cx="1917700" cy="23812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7700" cy="2381250"/>
                    </a:xfrm>
                    <a:prstGeom prst="rect">
                      <a:avLst/>
                    </a:prstGeom>
                    <a:noFill/>
                    <a:ln>
                      <a:noFill/>
                    </a:ln>
                  </pic:spPr>
                </pic:pic>
              </a:graphicData>
            </a:graphic>
          </wp:inline>
        </w:drawing>
      </w:r>
    </w:p>
    <w:p w:rsidR="00034036" w:rsidRPr="00CA0C31" w:rsidRDefault="00034036" w:rsidP="00CA0C31">
      <w:pPr>
        <w:jc w:val="center"/>
        <w:rPr>
          <w:b/>
          <w:bCs/>
          <w:sz w:val="32"/>
          <w:szCs w:val="32"/>
          <w:u w:val="single"/>
        </w:rPr>
      </w:pPr>
    </w:p>
    <w:p w:rsidR="003834B1" w:rsidRDefault="003834B1" w:rsidP="00F16583">
      <w:pPr>
        <w:jc w:val="both"/>
      </w:pPr>
      <w:r w:rsidRPr="00CA0C31">
        <w:rPr>
          <w:b/>
          <w:bCs/>
          <w:sz w:val="28"/>
          <w:szCs w:val="28"/>
          <w:u w:val="single"/>
        </w:rPr>
        <w:t>SUBMITTED BY:</w:t>
      </w:r>
      <w:r>
        <w:t xml:space="preserve"> -</w:t>
      </w:r>
    </w:p>
    <w:p w:rsidR="003834B1" w:rsidRPr="00034036" w:rsidRDefault="003834B1" w:rsidP="00F16583">
      <w:pPr>
        <w:jc w:val="both"/>
        <w:rPr>
          <w:sz w:val="28"/>
          <w:szCs w:val="28"/>
        </w:rPr>
      </w:pPr>
      <w:r w:rsidRPr="00034036">
        <w:rPr>
          <w:sz w:val="28"/>
          <w:szCs w:val="28"/>
        </w:rPr>
        <w:t xml:space="preserve">1. </w:t>
      </w:r>
      <w:r w:rsidR="00CA0C31" w:rsidRPr="00034036">
        <w:rPr>
          <w:sz w:val="28"/>
          <w:szCs w:val="28"/>
        </w:rPr>
        <w:t>DHRUV GOEL-20103067</w:t>
      </w:r>
    </w:p>
    <w:p w:rsidR="003834B1" w:rsidRPr="00034036" w:rsidRDefault="003834B1" w:rsidP="00F16583">
      <w:pPr>
        <w:jc w:val="both"/>
        <w:rPr>
          <w:sz w:val="28"/>
          <w:szCs w:val="28"/>
        </w:rPr>
      </w:pPr>
      <w:r w:rsidRPr="00034036">
        <w:rPr>
          <w:sz w:val="28"/>
          <w:szCs w:val="28"/>
        </w:rPr>
        <w:t xml:space="preserve">2. </w:t>
      </w:r>
      <w:r w:rsidR="00CA0C31" w:rsidRPr="00034036">
        <w:rPr>
          <w:sz w:val="28"/>
          <w:szCs w:val="28"/>
        </w:rPr>
        <w:t>ISHAN CHAUDHARY-20103059</w:t>
      </w:r>
    </w:p>
    <w:p w:rsidR="00CA0C31" w:rsidRPr="00034036" w:rsidRDefault="00CA0C31" w:rsidP="00F16583">
      <w:pPr>
        <w:jc w:val="both"/>
        <w:rPr>
          <w:sz w:val="28"/>
          <w:szCs w:val="28"/>
        </w:rPr>
      </w:pPr>
      <w:r w:rsidRPr="00034036">
        <w:rPr>
          <w:sz w:val="28"/>
          <w:szCs w:val="28"/>
        </w:rPr>
        <w:t>3.</w:t>
      </w:r>
      <w:r w:rsidR="00653C24">
        <w:rPr>
          <w:sz w:val="28"/>
          <w:szCs w:val="28"/>
        </w:rPr>
        <w:t xml:space="preserve"> </w:t>
      </w:r>
      <w:r w:rsidRPr="00034036">
        <w:rPr>
          <w:sz w:val="28"/>
          <w:szCs w:val="28"/>
        </w:rPr>
        <w:t>SIDDHARTH VISEN-20103080</w:t>
      </w:r>
    </w:p>
    <w:p w:rsidR="00034036" w:rsidRDefault="00034036" w:rsidP="003834B1"/>
    <w:p w:rsidR="00034036" w:rsidRDefault="003834B1" w:rsidP="003834B1">
      <w:r w:rsidRPr="00CA0C31">
        <w:rPr>
          <w:b/>
          <w:bCs/>
          <w:sz w:val="28"/>
          <w:szCs w:val="28"/>
        </w:rPr>
        <w:t xml:space="preserve">UNDER THE SUPERVISION </w:t>
      </w:r>
      <w:r w:rsidR="00CA0C31" w:rsidRPr="00CA0C31">
        <w:rPr>
          <w:b/>
          <w:bCs/>
          <w:sz w:val="28"/>
          <w:szCs w:val="28"/>
        </w:rPr>
        <w:t>OF</w:t>
      </w:r>
      <w:r w:rsidR="00CA0C31">
        <w:t xml:space="preserve">:  </w:t>
      </w:r>
      <w:r w:rsidR="00F81B74">
        <w:rPr>
          <w:sz w:val="28"/>
          <w:szCs w:val="28"/>
        </w:rPr>
        <w:t>DEEPTI SINGH</w:t>
      </w:r>
    </w:p>
    <w:p w:rsidR="00F16583" w:rsidRDefault="00F16583" w:rsidP="003834B1"/>
    <w:p w:rsidR="003834B1" w:rsidRPr="00CA0C31" w:rsidRDefault="003834B1" w:rsidP="00CA0C31">
      <w:pPr>
        <w:jc w:val="center"/>
        <w:rPr>
          <w:b/>
          <w:bCs/>
          <w:sz w:val="28"/>
          <w:szCs w:val="28"/>
        </w:rPr>
      </w:pPr>
      <w:r w:rsidRPr="00CA0C31">
        <w:rPr>
          <w:b/>
          <w:bCs/>
          <w:sz w:val="28"/>
          <w:szCs w:val="28"/>
        </w:rPr>
        <w:t xml:space="preserve">DEPARTMENT OF </w:t>
      </w:r>
      <w:r w:rsidR="00CA0C31" w:rsidRPr="00CA0C31">
        <w:rPr>
          <w:b/>
          <w:bCs/>
          <w:sz w:val="28"/>
          <w:szCs w:val="28"/>
        </w:rPr>
        <w:t>COMPUTER SCIENCE AND ENGINEERING</w:t>
      </w:r>
    </w:p>
    <w:p w:rsidR="003834B1" w:rsidRPr="00CA0C31" w:rsidRDefault="003834B1" w:rsidP="00CA0C31">
      <w:pPr>
        <w:jc w:val="center"/>
        <w:rPr>
          <w:b/>
          <w:bCs/>
          <w:sz w:val="28"/>
          <w:szCs w:val="28"/>
        </w:rPr>
      </w:pPr>
      <w:r w:rsidRPr="00CA0C31">
        <w:rPr>
          <w:b/>
          <w:bCs/>
          <w:sz w:val="28"/>
          <w:szCs w:val="28"/>
        </w:rPr>
        <w:t>JAYPEE INSTITUTE OF INFORMATION TECHNOLOGY, NOIDA</w:t>
      </w:r>
    </w:p>
    <w:p w:rsidR="00034036" w:rsidRDefault="00034036" w:rsidP="00034036">
      <w:pPr>
        <w:jc w:val="center"/>
        <w:rPr>
          <w:b/>
          <w:bCs/>
          <w:sz w:val="28"/>
          <w:szCs w:val="28"/>
        </w:rPr>
      </w:pPr>
    </w:p>
    <w:p w:rsidR="00F16583" w:rsidRDefault="00F16583" w:rsidP="00034036">
      <w:pPr>
        <w:jc w:val="center"/>
        <w:rPr>
          <w:b/>
          <w:bCs/>
          <w:sz w:val="28"/>
          <w:szCs w:val="28"/>
        </w:rPr>
      </w:pPr>
      <w:r>
        <w:rPr>
          <w:b/>
          <w:bCs/>
          <w:sz w:val="28"/>
          <w:szCs w:val="28"/>
        </w:rPr>
        <w:t>1 December, 2022</w:t>
      </w:r>
    </w:p>
    <w:p w:rsidR="00034036" w:rsidRPr="00034036" w:rsidRDefault="00034036" w:rsidP="00034036">
      <w:pPr>
        <w:spacing w:before="88"/>
        <w:ind w:left="280"/>
        <w:rPr>
          <w:rFonts w:ascii="Times New Roman"/>
          <w:b/>
          <w:sz w:val="32"/>
          <w:szCs w:val="32"/>
        </w:rPr>
      </w:pPr>
      <w:r w:rsidRPr="00034036">
        <w:rPr>
          <w:rFonts w:ascii="Times New Roman"/>
          <w:b/>
          <w:spacing w:val="-1"/>
          <w:sz w:val="32"/>
          <w:szCs w:val="32"/>
          <w:u w:val="thick"/>
        </w:rPr>
        <w:lastRenderedPageBreak/>
        <w:t>TABLE</w:t>
      </w:r>
      <w:r w:rsidRPr="00034036">
        <w:rPr>
          <w:rFonts w:ascii="Times New Roman"/>
          <w:b/>
          <w:spacing w:val="-8"/>
          <w:sz w:val="32"/>
          <w:szCs w:val="32"/>
          <w:u w:val="thick"/>
        </w:rPr>
        <w:t xml:space="preserve"> </w:t>
      </w:r>
      <w:r w:rsidRPr="00034036">
        <w:rPr>
          <w:rFonts w:ascii="Times New Roman"/>
          <w:b/>
          <w:sz w:val="32"/>
          <w:szCs w:val="32"/>
          <w:u w:val="thick"/>
        </w:rPr>
        <w:t>OF</w:t>
      </w:r>
      <w:r w:rsidRPr="00034036">
        <w:rPr>
          <w:rFonts w:ascii="Times New Roman"/>
          <w:b/>
          <w:spacing w:val="-17"/>
          <w:sz w:val="32"/>
          <w:szCs w:val="32"/>
          <w:u w:val="thick"/>
        </w:rPr>
        <w:t xml:space="preserve"> </w:t>
      </w:r>
      <w:r w:rsidRPr="00034036">
        <w:rPr>
          <w:rFonts w:ascii="Times New Roman"/>
          <w:b/>
          <w:sz w:val="32"/>
          <w:szCs w:val="32"/>
          <w:u w:val="thick"/>
        </w:rPr>
        <w:t>CONTENTS</w:t>
      </w:r>
      <w:r w:rsidRPr="00034036">
        <w:rPr>
          <w:rFonts w:ascii="Times New Roman"/>
          <w:b/>
          <w:sz w:val="32"/>
          <w:szCs w:val="32"/>
        </w:rPr>
        <w:t>:</w:t>
      </w:r>
      <w:r w:rsidRPr="00034036">
        <w:rPr>
          <w:rFonts w:ascii="Times New Roman"/>
          <w:b/>
          <w:spacing w:val="-7"/>
          <w:sz w:val="32"/>
          <w:szCs w:val="32"/>
        </w:rPr>
        <w:t xml:space="preserve"> </w:t>
      </w:r>
      <w:r w:rsidRPr="00034036">
        <w:rPr>
          <w:rFonts w:ascii="Times New Roman"/>
          <w:b/>
          <w:sz w:val="32"/>
          <w:szCs w:val="32"/>
        </w:rPr>
        <w:t>-</w:t>
      </w:r>
    </w:p>
    <w:p w:rsidR="00034036" w:rsidRDefault="00034036" w:rsidP="00034036">
      <w:pPr>
        <w:pStyle w:val="BodyText"/>
        <w:rPr>
          <w:rFonts w:ascii="Times New Roman"/>
          <w:b/>
          <w:sz w:val="20"/>
        </w:rPr>
      </w:pPr>
    </w:p>
    <w:p w:rsidR="00034036" w:rsidRDefault="00034036" w:rsidP="00034036">
      <w:pPr>
        <w:pStyle w:val="BodyText"/>
        <w:rPr>
          <w:rFonts w:ascii="Times New Roman"/>
          <w:b/>
          <w:sz w:val="20"/>
        </w:rPr>
      </w:pPr>
    </w:p>
    <w:p w:rsidR="00034036" w:rsidRDefault="00034036" w:rsidP="00034036">
      <w:pPr>
        <w:pStyle w:val="BodyText"/>
        <w:spacing w:before="7"/>
        <w:rPr>
          <w:rFonts w:ascii="Times New Roman"/>
          <w:b/>
          <w:sz w:val="20"/>
        </w:rPr>
      </w:pPr>
    </w:p>
    <w:tbl>
      <w:tblPr>
        <w:tblW w:w="0" w:type="auto"/>
        <w:tblInd w:w="237" w:type="dxa"/>
        <w:tblLayout w:type="fixed"/>
        <w:tblCellMar>
          <w:left w:w="0" w:type="dxa"/>
          <w:right w:w="0" w:type="dxa"/>
        </w:tblCellMar>
        <w:tblLook w:val="01E0" w:firstRow="1" w:lastRow="1" w:firstColumn="1" w:lastColumn="1" w:noHBand="0" w:noVBand="0"/>
      </w:tblPr>
      <w:tblGrid>
        <w:gridCol w:w="1625"/>
        <w:gridCol w:w="4538"/>
        <w:gridCol w:w="2193"/>
      </w:tblGrid>
      <w:tr w:rsidR="00034036" w:rsidTr="00034036">
        <w:trPr>
          <w:trHeight w:val="638"/>
        </w:trPr>
        <w:tc>
          <w:tcPr>
            <w:tcW w:w="1625" w:type="dxa"/>
            <w:hideMark/>
          </w:tcPr>
          <w:p w:rsidR="00034036" w:rsidRDefault="00034036">
            <w:pPr>
              <w:pStyle w:val="TableParagraph"/>
              <w:spacing w:line="310" w:lineRule="exact"/>
              <w:ind w:left="50"/>
              <w:rPr>
                <w:rFonts w:ascii="Times New Roman"/>
                <w:b/>
                <w:sz w:val="28"/>
              </w:rPr>
            </w:pPr>
            <w:r>
              <w:rPr>
                <w:rFonts w:ascii="Times New Roman"/>
                <w:b/>
                <w:sz w:val="28"/>
              </w:rPr>
              <w:t>Chapter</w:t>
            </w:r>
            <w:r>
              <w:rPr>
                <w:rFonts w:ascii="Times New Roman"/>
                <w:b/>
                <w:spacing w:val="-10"/>
                <w:sz w:val="28"/>
              </w:rPr>
              <w:t xml:space="preserve"> </w:t>
            </w:r>
            <w:r>
              <w:rPr>
                <w:rFonts w:ascii="Times New Roman"/>
                <w:b/>
                <w:sz w:val="28"/>
              </w:rPr>
              <w:t>No.</w:t>
            </w:r>
          </w:p>
        </w:tc>
        <w:tc>
          <w:tcPr>
            <w:tcW w:w="4538" w:type="dxa"/>
            <w:hideMark/>
          </w:tcPr>
          <w:p w:rsidR="00034036" w:rsidRDefault="00034036">
            <w:pPr>
              <w:pStyle w:val="TableParagraph"/>
              <w:spacing w:line="310" w:lineRule="exact"/>
              <w:ind w:left="105"/>
              <w:rPr>
                <w:rFonts w:ascii="Times New Roman"/>
                <w:b/>
                <w:sz w:val="28"/>
              </w:rPr>
            </w:pPr>
            <w:r>
              <w:rPr>
                <w:rFonts w:ascii="Times New Roman"/>
                <w:b/>
                <w:sz w:val="28"/>
              </w:rPr>
              <w:t>Topics</w:t>
            </w:r>
          </w:p>
        </w:tc>
        <w:tc>
          <w:tcPr>
            <w:tcW w:w="2193" w:type="dxa"/>
            <w:hideMark/>
          </w:tcPr>
          <w:p w:rsidR="00034036" w:rsidRDefault="00034036">
            <w:pPr>
              <w:pStyle w:val="TableParagraph"/>
              <w:spacing w:line="310" w:lineRule="exact"/>
              <w:ind w:left="1087"/>
              <w:rPr>
                <w:rFonts w:ascii="Times New Roman"/>
                <w:b/>
                <w:sz w:val="28"/>
              </w:rPr>
            </w:pPr>
            <w:r>
              <w:rPr>
                <w:rFonts w:ascii="Times New Roman"/>
                <w:b/>
                <w:sz w:val="28"/>
              </w:rPr>
              <w:t>Page</w:t>
            </w:r>
            <w:r>
              <w:rPr>
                <w:rFonts w:ascii="Times New Roman"/>
                <w:b/>
                <w:spacing w:val="-4"/>
                <w:sz w:val="28"/>
              </w:rPr>
              <w:t xml:space="preserve"> </w:t>
            </w:r>
            <w:r>
              <w:rPr>
                <w:rFonts w:ascii="Times New Roman"/>
                <w:b/>
                <w:sz w:val="28"/>
              </w:rPr>
              <w:t>No.</w:t>
            </w:r>
          </w:p>
        </w:tc>
      </w:tr>
      <w:tr w:rsidR="00034036" w:rsidTr="00034036">
        <w:trPr>
          <w:trHeight w:val="775"/>
        </w:trPr>
        <w:tc>
          <w:tcPr>
            <w:tcW w:w="1625" w:type="dxa"/>
          </w:tcPr>
          <w:p w:rsidR="00034036" w:rsidRDefault="00034036">
            <w:pPr>
              <w:pStyle w:val="TableParagraph"/>
              <w:rPr>
                <w:rFonts w:ascii="Times New Roman"/>
                <w:sz w:val="28"/>
              </w:rPr>
            </w:pPr>
          </w:p>
        </w:tc>
        <w:tc>
          <w:tcPr>
            <w:tcW w:w="4538" w:type="dxa"/>
          </w:tcPr>
          <w:p w:rsidR="00034036" w:rsidRDefault="00034036">
            <w:pPr>
              <w:pStyle w:val="TableParagraph"/>
              <w:spacing w:before="6"/>
              <w:rPr>
                <w:rFonts w:ascii="Times New Roman"/>
                <w:b/>
                <w:sz w:val="27"/>
              </w:rPr>
            </w:pPr>
          </w:p>
          <w:p w:rsidR="00034036" w:rsidRDefault="00034036">
            <w:pPr>
              <w:pStyle w:val="TableParagraph"/>
              <w:ind w:left="105"/>
              <w:rPr>
                <w:rFonts w:ascii="Times New Roman"/>
                <w:b/>
                <w:sz w:val="28"/>
              </w:rPr>
            </w:pPr>
            <w:r>
              <w:rPr>
                <w:rFonts w:ascii="Times New Roman"/>
                <w:b/>
                <w:sz w:val="28"/>
              </w:rPr>
              <w:t>Acknowledgement</w:t>
            </w:r>
          </w:p>
        </w:tc>
        <w:tc>
          <w:tcPr>
            <w:tcW w:w="2193" w:type="dxa"/>
          </w:tcPr>
          <w:p w:rsidR="00034036" w:rsidRDefault="00034036">
            <w:pPr>
              <w:pStyle w:val="TableParagraph"/>
              <w:spacing w:before="6"/>
              <w:rPr>
                <w:rFonts w:ascii="Times New Roman"/>
                <w:b/>
                <w:sz w:val="27"/>
              </w:rPr>
            </w:pPr>
          </w:p>
          <w:p w:rsidR="00034036" w:rsidRDefault="00034036">
            <w:pPr>
              <w:pStyle w:val="TableParagraph"/>
              <w:ind w:left="540"/>
              <w:jc w:val="center"/>
              <w:rPr>
                <w:rFonts w:ascii="Times New Roman"/>
                <w:b/>
                <w:sz w:val="28"/>
              </w:rPr>
            </w:pPr>
            <w:r>
              <w:rPr>
                <w:rFonts w:ascii="Times New Roman"/>
                <w:b/>
                <w:sz w:val="28"/>
              </w:rPr>
              <w:t>3</w:t>
            </w:r>
          </w:p>
        </w:tc>
      </w:tr>
      <w:tr w:rsidR="00034036" w:rsidTr="00034036">
        <w:trPr>
          <w:trHeight w:val="583"/>
        </w:trPr>
        <w:tc>
          <w:tcPr>
            <w:tcW w:w="1625" w:type="dxa"/>
          </w:tcPr>
          <w:p w:rsidR="00034036" w:rsidRDefault="00034036">
            <w:pPr>
              <w:pStyle w:val="TableParagraph"/>
              <w:rPr>
                <w:rFonts w:ascii="Times New Roman"/>
                <w:sz w:val="28"/>
              </w:rPr>
            </w:pPr>
          </w:p>
        </w:tc>
        <w:tc>
          <w:tcPr>
            <w:tcW w:w="4538" w:type="dxa"/>
            <w:hideMark/>
          </w:tcPr>
          <w:p w:rsidR="00034036" w:rsidRDefault="00034036">
            <w:pPr>
              <w:pStyle w:val="TableParagraph"/>
              <w:spacing w:before="124"/>
              <w:ind w:left="105"/>
              <w:rPr>
                <w:rFonts w:ascii="Times New Roman"/>
                <w:b/>
                <w:sz w:val="28"/>
              </w:rPr>
            </w:pPr>
            <w:r>
              <w:rPr>
                <w:rFonts w:ascii="Times New Roman"/>
                <w:b/>
                <w:sz w:val="28"/>
              </w:rPr>
              <w:t>Declaration</w:t>
            </w:r>
          </w:p>
        </w:tc>
        <w:tc>
          <w:tcPr>
            <w:tcW w:w="2193" w:type="dxa"/>
            <w:hideMark/>
          </w:tcPr>
          <w:p w:rsidR="00034036" w:rsidRDefault="00034036">
            <w:pPr>
              <w:pStyle w:val="TableParagraph"/>
              <w:spacing w:before="124"/>
              <w:ind w:left="499"/>
              <w:jc w:val="center"/>
              <w:rPr>
                <w:rFonts w:ascii="Times New Roman"/>
                <w:b/>
                <w:sz w:val="28"/>
              </w:rPr>
            </w:pPr>
            <w:r>
              <w:rPr>
                <w:rFonts w:ascii="Times New Roman"/>
                <w:b/>
                <w:sz w:val="28"/>
              </w:rPr>
              <w:t>4</w:t>
            </w:r>
          </w:p>
        </w:tc>
      </w:tr>
      <w:tr w:rsidR="00034036" w:rsidTr="00034036">
        <w:trPr>
          <w:trHeight w:val="875"/>
        </w:trPr>
        <w:tc>
          <w:tcPr>
            <w:tcW w:w="1625" w:type="dxa"/>
          </w:tcPr>
          <w:p w:rsidR="00034036" w:rsidRDefault="00034036">
            <w:pPr>
              <w:pStyle w:val="TableParagraph"/>
              <w:rPr>
                <w:rFonts w:ascii="Times New Roman"/>
                <w:sz w:val="28"/>
              </w:rPr>
            </w:pPr>
          </w:p>
        </w:tc>
        <w:tc>
          <w:tcPr>
            <w:tcW w:w="4538" w:type="dxa"/>
            <w:hideMark/>
          </w:tcPr>
          <w:p w:rsidR="00034036" w:rsidRDefault="00034036">
            <w:pPr>
              <w:pStyle w:val="TableParagraph"/>
              <w:spacing w:before="124"/>
              <w:ind w:left="105"/>
              <w:rPr>
                <w:rFonts w:ascii="Times New Roman"/>
                <w:b/>
                <w:sz w:val="28"/>
              </w:rPr>
            </w:pPr>
            <w:r>
              <w:rPr>
                <w:rFonts w:ascii="Times New Roman"/>
                <w:b/>
                <w:sz w:val="28"/>
              </w:rPr>
              <w:t>Certificate</w:t>
            </w:r>
          </w:p>
        </w:tc>
        <w:tc>
          <w:tcPr>
            <w:tcW w:w="2193" w:type="dxa"/>
            <w:hideMark/>
          </w:tcPr>
          <w:p w:rsidR="00034036" w:rsidRDefault="00034036">
            <w:pPr>
              <w:pStyle w:val="TableParagraph"/>
              <w:spacing w:before="124"/>
              <w:ind w:left="518"/>
              <w:jc w:val="center"/>
              <w:rPr>
                <w:rFonts w:ascii="Times New Roman"/>
                <w:b/>
                <w:sz w:val="28"/>
              </w:rPr>
            </w:pPr>
            <w:r>
              <w:rPr>
                <w:rFonts w:ascii="Times New Roman"/>
                <w:b/>
                <w:sz w:val="28"/>
              </w:rPr>
              <w:t>5</w:t>
            </w:r>
          </w:p>
        </w:tc>
      </w:tr>
      <w:tr w:rsidR="00034036" w:rsidTr="00034036">
        <w:trPr>
          <w:trHeight w:val="1047"/>
        </w:trPr>
        <w:tc>
          <w:tcPr>
            <w:tcW w:w="1625" w:type="dxa"/>
          </w:tcPr>
          <w:p w:rsidR="00034036" w:rsidRDefault="00034036">
            <w:pPr>
              <w:pStyle w:val="TableParagraph"/>
              <w:spacing w:before="2"/>
              <w:rPr>
                <w:rFonts w:ascii="Times New Roman"/>
                <w:b/>
                <w:sz w:val="36"/>
              </w:rPr>
            </w:pPr>
          </w:p>
          <w:p w:rsidR="00034036" w:rsidRDefault="00034036">
            <w:pPr>
              <w:pStyle w:val="TableParagraph"/>
              <w:ind w:left="50"/>
              <w:rPr>
                <w:rFonts w:ascii="Times New Roman"/>
                <w:b/>
                <w:sz w:val="28"/>
              </w:rPr>
            </w:pPr>
            <w:r>
              <w:rPr>
                <w:rFonts w:ascii="Times New Roman"/>
                <w:b/>
                <w:sz w:val="28"/>
              </w:rPr>
              <w:t>Chapter-1</w:t>
            </w:r>
          </w:p>
        </w:tc>
        <w:tc>
          <w:tcPr>
            <w:tcW w:w="4538" w:type="dxa"/>
          </w:tcPr>
          <w:p w:rsidR="00034036" w:rsidRDefault="00034036">
            <w:pPr>
              <w:pStyle w:val="TableParagraph"/>
              <w:spacing w:before="2"/>
              <w:rPr>
                <w:rFonts w:ascii="Times New Roman"/>
                <w:b/>
                <w:sz w:val="36"/>
              </w:rPr>
            </w:pPr>
          </w:p>
          <w:p w:rsidR="00034036" w:rsidRDefault="00034036">
            <w:pPr>
              <w:pStyle w:val="TableParagraph"/>
              <w:ind w:left="132"/>
              <w:rPr>
                <w:rFonts w:ascii="Times New Roman"/>
                <w:b/>
                <w:sz w:val="28"/>
              </w:rPr>
            </w:pPr>
            <w:r>
              <w:rPr>
                <w:rFonts w:ascii="Times New Roman"/>
                <w:b/>
                <w:sz w:val="28"/>
              </w:rPr>
              <w:t>Introduction</w:t>
            </w:r>
          </w:p>
        </w:tc>
        <w:tc>
          <w:tcPr>
            <w:tcW w:w="2193" w:type="dxa"/>
          </w:tcPr>
          <w:p w:rsidR="00034036" w:rsidRDefault="00034036">
            <w:pPr>
              <w:pStyle w:val="TableParagraph"/>
              <w:spacing w:before="2"/>
              <w:rPr>
                <w:rFonts w:ascii="Times New Roman"/>
                <w:b/>
                <w:sz w:val="36"/>
              </w:rPr>
            </w:pPr>
          </w:p>
          <w:p w:rsidR="00034036" w:rsidRDefault="00034036">
            <w:pPr>
              <w:pStyle w:val="TableParagraph"/>
              <w:ind w:left="1156"/>
              <w:rPr>
                <w:rFonts w:ascii="Times New Roman"/>
                <w:b/>
                <w:sz w:val="28"/>
              </w:rPr>
            </w:pPr>
            <w:r>
              <w:rPr>
                <w:rFonts w:ascii="Times New Roman"/>
                <w:b/>
                <w:sz w:val="28"/>
              </w:rPr>
              <w:t>6-8</w:t>
            </w:r>
          </w:p>
        </w:tc>
      </w:tr>
      <w:tr w:rsidR="00034036" w:rsidTr="00034036">
        <w:trPr>
          <w:trHeight w:val="1093"/>
        </w:trPr>
        <w:tc>
          <w:tcPr>
            <w:tcW w:w="1625" w:type="dxa"/>
          </w:tcPr>
          <w:p w:rsidR="00034036" w:rsidRDefault="00034036">
            <w:pPr>
              <w:pStyle w:val="TableParagraph"/>
              <w:spacing w:before="11"/>
              <w:rPr>
                <w:rFonts w:ascii="Times New Roman"/>
                <w:b/>
                <w:sz w:val="28"/>
              </w:rPr>
            </w:pPr>
          </w:p>
          <w:p w:rsidR="00034036" w:rsidRDefault="00034036">
            <w:pPr>
              <w:pStyle w:val="TableParagraph"/>
              <w:ind w:left="50"/>
              <w:rPr>
                <w:rFonts w:ascii="Times New Roman"/>
                <w:b/>
                <w:sz w:val="28"/>
              </w:rPr>
            </w:pPr>
            <w:r>
              <w:rPr>
                <w:rFonts w:ascii="Times New Roman"/>
                <w:b/>
                <w:sz w:val="28"/>
              </w:rPr>
              <w:t>Chapter-2</w:t>
            </w:r>
          </w:p>
        </w:tc>
        <w:tc>
          <w:tcPr>
            <w:tcW w:w="4538" w:type="dxa"/>
            <w:hideMark/>
          </w:tcPr>
          <w:p w:rsidR="00034036" w:rsidRDefault="00034036">
            <w:pPr>
              <w:pStyle w:val="TableParagraph"/>
              <w:spacing w:before="295"/>
              <w:ind w:left="132"/>
              <w:rPr>
                <w:rFonts w:ascii="Times New Roman"/>
                <w:b/>
                <w:sz w:val="32"/>
              </w:rPr>
            </w:pPr>
            <w:r>
              <w:rPr>
                <w:rFonts w:ascii="Times New Roman"/>
                <w:b/>
                <w:sz w:val="32"/>
              </w:rPr>
              <w:t>Software</w:t>
            </w:r>
            <w:r>
              <w:rPr>
                <w:rFonts w:ascii="Times New Roman"/>
                <w:b/>
                <w:spacing w:val="-14"/>
                <w:sz w:val="32"/>
              </w:rPr>
              <w:t xml:space="preserve"> </w:t>
            </w:r>
            <w:r>
              <w:rPr>
                <w:rFonts w:ascii="Times New Roman"/>
                <w:b/>
                <w:sz w:val="32"/>
              </w:rPr>
              <w:t>Requirements:</w:t>
            </w:r>
          </w:p>
        </w:tc>
        <w:tc>
          <w:tcPr>
            <w:tcW w:w="2193" w:type="dxa"/>
          </w:tcPr>
          <w:p w:rsidR="00034036" w:rsidRDefault="00034036">
            <w:pPr>
              <w:pStyle w:val="TableParagraph"/>
              <w:spacing w:before="11"/>
              <w:rPr>
                <w:rFonts w:ascii="Times New Roman"/>
                <w:b/>
                <w:sz w:val="28"/>
              </w:rPr>
            </w:pPr>
          </w:p>
          <w:p w:rsidR="00034036" w:rsidRDefault="00034036">
            <w:pPr>
              <w:pStyle w:val="TableParagraph"/>
              <w:ind w:left="1136"/>
              <w:rPr>
                <w:rFonts w:ascii="Times New Roman"/>
                <w:b/>
                <w:sz w:val="28"/>
              </w:rPr>
            </w:pPr>
            <w:r>
              <w:rPr>
                <w:rFonts w:ascii="Times New Roman"/>
                <w:b/>
                <w:sz w:val="28"/>
              </w:rPr>
              <w:t>8-9</w:t>
            </w:r>
          </w:p>
        </w:tc>
      </w:tr>
      <w:tr w:rsidR="00034036" w:rsidTr="00034036">
        <w:trPr>
          <w:trHeight w:val="1168"/>
        </w:trPr>
        <w:tc>
          <w:tcPr>
            <w:tcW w:w="1625" w:type="dxa"/>
          </w:tcPr>
          <w:p w:rsidR="00034036" w:rsidRDefault="00034036">
            <w:pPr>
              <w:pStyle w:val="TableParagraph"/>
              <w:spacing w:before="4"/>
              <w:rPr>
                <w:rFonts w:ascii="Times New Roman"/>
                <w:b/>
                <w:sz w:val="36"/>
              </w:rPr>
            </w:pPr>
          </w:p>
          <w:p w:rsidR="00034036" w:rsidRDefault="00034036">
            <w:pPr>
              <w:pStyle w:val="TableParagraph"/>
              <w:ind w:left="50"/>
              <w:rPr>
                <w:rFonts w:ascii="Times New Roman"/>
                <w:b/>
                <w:sz w:val="28"/>
              </w:rPr>
            </w:pPr>
            <w:r>
              <w:rPr>
                <w:rFonts w:ascii="Times New Roman"/>
                <w:b/>
                <w:sz w:val="28"/>
              </w:rPr>
              <w:t>Chapter-3</w:t>
            </w:r>
          </w:p>
        </w:tc>
        <w:tc>
          <w:tcPr>
            <w:tcW w:w="4538" w:type="dxa"/>
          </w:tcPr>
          <w:p w:rsidR="00034036" w:rsidRDefault="00034036">
            <w:pPr>
              <w:pStyle w:val="TableParagraph"/>
              <w:spacing w:before="4"/>
              <w:rPr>
                <w:rFonts w:ascii="Times New Roman"/>
                <w:b/>
                <w:sz w:val="36"/>
              </w:rPr>
            </w:pPr>
          </w:p>
          <w:p w:rsidR="00034036" w:rsidRDefault="00034036">
            <w:pPr>
              <w:pStyle w:val="TableParagraph"/>
              <w:ind w:left="105"/>
              <w:rPr>
                <w:rFonts w:ascii="Times New Roman"/>
                <w:b/>
                <w:sz w:val="28"/>
              </w:rPr>
            </w:pPr>
            <w:r>
              <w:rPr>
                <w:rFonts w:ascii="Times New Roman"/>
                <w:b/>
                <w:sz w:val="28"/>
              </w:rPr>
              <w:t>Key</w:t>
            </w:r>
            <w:r>
              <w:rPr>
                <w:rFonts w:ascii="Times New Roman"/>
                <w:b/>
                <w:spacing w:val="-4"/>
                <w:sz w:val="28"/>
              </w:rPr>
              <w:t xml:space="preserve"> </w:t>
            </w:r>
            <w:r>
              <w:rPr>
                <w:rFonts w:ascii="Times New Roman"/>
                <w:b/>
                <w:sz w:val="28"/>
              </w:rPr>
              <w:t>words</w:t>
            </w:r>
          </w:p>
        </w:tc>
        <w:tc>
          <w:tcPr>
            <w:tcW w:w="2193" w:type="dxa"/>
          </w:tcPr>
          <w:p w:rsidR="00034036" w:rsidRDefault="00034036">
            <w:pPr>
              <w:pStyle w:val="TableParagraph"/>
              <w:spacing w:before="4"/>
              <w:rPr>
                <w:rFonts w:ascii="Times New Roman"/>
                <w:b/>
                <w:sz w:val="36"/>
              </w:rPr>
            </w:pPr>
          </w:p>
          <w:p w:rsidR="00034036" w:rsidRDefault="00034036">
            <w:pPr>
              <w:pStyle w:val="TableParagraph"/>
              <w:ind w:left="1156"/>
              <w:rPr>
                <w:rFonts w:ascii="Times New Roman"/>
                <w:b/>
                <w:sz w:val="28"/>
              </w:rPr>
            </w:pPr>
            <w:r>
              <w:rPr>
                <w:rFonts w:ascii="Times New Roman"/>
                <w:b/>
                <w:sz w:val="28"/>
              </w:rPr>
              <w:t>9-15</w:t>
            </w:r>
          </w:p>
        </w:tc>
      </w:tr>
      <w:tr w:rsidR="00034036" w:rsidTr="00034036">
        <w:trPr>
          <w:trHeight w:val="1086"/>
        </w:trPr>
        <w:tc>
          <w:tcPr>
            <w:tcW w:w="1625" w:type="dxa"/>
          </w:tcPr>
          <w:p w:rsidR="00034036" w:rsidRDefault="00034036">
            <w:pPr>
              <w:pStyle w:val="TableParagraph"/>
              <w:spacing w:before="2"/>
              <w:rPr>
                <w:rFonts w:ascii="Times New Roman"/>
                <w:b/>
                <w:sz w:val="36"/>
              </w:rPr>
            </w:pPr>
          </w:p>
          <w:p w:rsidR="00034036" w:rsidRDefault="00034036">
            <w:pPr>
              <w:pStyle w:val="TableParagraph"/>
              <w:ind w:left="50"/>
              <w:rPr>
                <w:rFonts w:ascii="Times New Roman"/>
                <w:b/>
                <w:sz w:val="28"/>
              </w:rPr>
            </w:pPr>
            <w:r>
              <w:rPr>
                <w:rFonts w:ascii="Times New Roman"/>
                <w:b/>
                <w:sz w:val="28"/>
              </w:rPr>
              <w:t>Chapter-4</w:t>
            </w:r>
          </w:p>
        </w:tc>
        <w:tc>
          <w:tcPr>
            <w:tcW w:w="4538" w:type="dxa"/>
          </w:tcPr>
          <w:p w:rsidR="00034036" w:rsidRDefault="00034036">
            <w:pPr>
              <w:pStyle w:val="TableParagraph"/>
              <w:spacing w:before="2"/>
              <w:rPr>
                <w:rFonts w:ascii="Times New Roman"/>
                <w:b/>
                <w:sz w:val="36"/>
              </w:rPr>
            </w:pPr>
          </w:p>
          <w:p w:rsidR="00034036" w:rsidRDefault="00034036">
            <w:pPr>
              <w:pStyle w:val="TableParagraph"/>
              <w:ind w:left="132"/>
              <w:rPr>
                <w:rFonts w:ascii="Times New Roman"/>
                <w:b/>
                <w:sz w:val="28"/>
              </w:rPr>
            </w:pPr>
            <w:r>
              <w:rPr>
                <w:rFonts w:ascii="Times New Roman"/>
                <w:b/>
                <w:sz w:val="28"/>
              </w:rPr>
              <w:t>Conclusion</w:t>
            </w:r>
          </w:p>
        </w:tc>
        <w:tc>
          <w:tcPr>
            <w:tcW w:w="2193" w:type="dxa"/>
          </w:tcPr>
          <w:p w:rsidR="00034036" w:rsidRDefault="00034036">
            <w:pPr>
              <w:pStyle w:val="TableParagraph"/>
              <w:spacing w:before="2"/>
              <w:rPr>
                <w:rFonts w:ascii="Times New Roman"/>
                <w:b/>
                <w:sz w:val="36"/>
              </w:rPr>
            </w:pPr>
          </w:p>
          <w:p w:rsidR="00034036" w:rsidRDefault="00034036">
            <w:pPr>
              <w:pStyle w:val="TableParagraph"/>
              <w:ind w:left="1296"/>
              <w:rPr>
                <w:rFonts w:ascii="Times New Roman"/>
                <w:b/>
                <w:sz w:val="28"/>
              </w:rPr>
            </w:pPr>
            <w:r>
              <w:rPr>
                <w:rFonts w:ascii="Times New Roman"/>
                <w:b/>
                <w:sz w:val="28"/>
              </w:rPr>
              <w:t>16</w:t>
            </w:r>
          </w:p>
        </w:tc>
      </w:tr>
      <w:tr w:rsidR="00034036" w:rsidTr="00034036">
        <w:trPr>
          <w:trHeight w:val="658"/>
        </w:trPr>
        <w:tc>
          <w:tcPr>
            <w:tcW w:w="1625" w:type="dxa"/>
          </w:tcPr>
          <w:p w:rsidR="00034036" w:rsidRDefault="00034036">
            <w:pPr>
              <w:pStyle w:val="TableParagraph"/>
              <w:rPr>
                <w:rFonts w:ascii="Times New Roman"/>
                <w:sz w:val="28"/>
              </w:rPr>
            </w:pPr>
          </w:p>
        </w:tc>
        <w:tc>
          <w:tcPr>
            <w:tcW w:w="4538" w:type="dxa"/>
          </w:tcPr>
          <w:p w:rsidR="00034036" w:rsidRDefault="00034036">
            <w:pPr>
              <w:pStyle w:val="TableParagraph"/>
              <w:spacing w:before="3"/>
              <w:rPr>
                <w:rFonts w:ascii="Times New Roman"/>
                <w:b/>
                <w:sz w:val="29"/>
              </w:rPr>
            </w:pPr>
          </w:p>
          <w:p w:rsidR="00034036" w:rsidRDefault="00034036">
            <w:pPr>
              <w:pStyle w:val="TableParagraph"/>
              <w:spacing w:line="302" w:lineRule="exact"/>
              <w:ind w:left="104"/>
              <w:rPr>
                <w:rFonts w:ascii="Times New Roman"/>
                <w:b/>
                <w:sz w:val="28"/>
              </w:rPr>
            </w:pPr>
            <w:r>
              <w:rPr>
                <w:rFonts w:ascii="Times New Roman"/>
                <w:b/>
                <w:sz w:val="28"/>
              </w:rPr>
              <w:t>References</w:t>
            </w:r>
          </w:p>
        </w:tc>
        <w:tc>
          <w:tcPr>
            <w:tcW w:w="2193" w:type="dxa"/>
          </w:tcPr>
          <w:p w:rsidR="00034036" w:rsidRDefault="00034036">
            <w:pPr>
              <w:pStyle w:val="TableParagraph"/>
              <w:spacing w:before="3"/>
              <w:rPr>
                <w:rFonts w:ascii="Times New Roman"/>
                <w:b/>
                <w:sz w:val="29"/>
              </w:rPr>
            </w:pPr>
          </w:p>
          <w:p w:rsidR="00034036" w:rsidRDefault="00034036">
            <w:pPr>
              <w:pStyle w:val="TableParagraph"/>
              <w:spacing w:line="302" w:lineRule="exact"/>
              <w:ind w:left="1273"/>
              <w:rPr>
                <w:rFonts w:ascii="Times New Roman"/>
                <w:b/>
                <w:sz w:val="28"/>
              </w:rPr>
            </w:pPr>
            <w:r>
              <w:rPr>
                <w:rFonts w:ascii="Times New Roman"/>
                <w:b/>
                <w:sz w:val="28"/>
              </w:rPr>
              <w:t>17</w:t>
            </w:r>
          </w:p>
        </w:tc>
      </w:tr>
    </w:tbl>
    <w:p w:rsidR="00034036" w:rsidRDefault="00034036" w:rsidP="00034036">
      <w:pPr>
        <w:rPr>
          <w:b/>
          <w:bCs/>
          <w:sz w:val="28"/>
          <w:szCs w:val="28"/>
        </w:rPr>
      </w:pPr>
    </w:p>
    <w:p w:rsidR="00034036" w:rsidRDefault="00034036" w:rsidP="00034036">
      <w:pPr>
        <w:rPr>
          <w:b/>
          <w:bCs/>
          <w:sz w:val="28"/>
          <w:szCs w:val="28"/>
        </w:rPr>
      </w:pPr>
    </w:p>
    <w:p w:rsidR="00034036" w:rsidRDefault="00034036" w:rsidP="00034036">
      <w:pPr>
        <w:rPr>
          <w:b/>
          <w:bCs/>
          <w:sz w:val="28"/>
          <w:szCs w:val="28"/>
        </w:rPr>
      </w:pPr>
    </w:p>
    <w:p w:rsidR="00034036" w:rsidRDefault="00034036" w:rsidP="00034036">
      <w:pPr>
        <w:rPr>
          <w:b/>
          <w:bCs/>
          <w:sz w:val="28"/>
          <w:szCs w:val="28"/>
        </w:rPr>
      </w:pPr>
    </w:p>
    <w:p w:rsidR="00034036" w:rsidRDefault="00034036" w:rsidP="00034036">
      <w:pPr>
        <w:rPr>
          <w:b/>
          <w:bCs/>
          <w:sz w:val="28"/>
          <w:szCs w:val="28"/>
        </w:rPr>
      </w:pPr>
    </w:p>
    <w:p w:rsidR="00034036" w:rsidRDefault="00034036" w:rsidP="00034036">
      <w:pPr>
        <w:rPr>
          <w:b/>
          <w:bCs/>
          <w:sz w:val="28"/>
          <w:szCs w:val="28"/>
        </w:rPr>
      </w:pPr>
    </w:p>
    <w:p w:rsidR="00034036" w:rsidRPr="00DF1BCA" w:rsidRDefault="00034036" w:rsidP="00034036">
      <w:pPr>
        <w:pStyle w:val="Heading3"/>
        <w:spacing w:before="60"/>
        <w:ind w:left="439"/>
        <w:rPr>
          <w:u w:val="single"/>
        </w:rPr>
      </w:pPr>
      <w:r w:rsidRPr="00DF1BCA">
        <w:rPr>
          <w:u w:val="single"/>
        </w:rPr>
        <w:t>ACKNOWLEDGEMENT</w:t>
      </w:r>
    </w:p>
    <w:p w:rsidR="00034036" w:rsidRDefault="00034036" w:rsidP="00034036">
      <w:pPr>
        <w:pStyle w:val="BodyText"/>
        <w:rPr>
          <w:rFonts w:ascii="Times New Roman"/>
          <w:b/>
          <w:sz w:val="34"/>
        </w:rPr>
      </w:pPr>
    </w:p>
    <w:p w:rsidR="00034036" w:rsidRDefault="00034036" w:rsidP="00034036">
      <w:pPr>
        <w:pStyle w:val="BodyText"/>
        <w:spacing w:before="4"/>
        <w:rPr>
          <w:rFonts w:ascii="Times New Roman"/>
          <w:b/>
          <w:sz w:val="30"/>
        </w:rPr>
      </w:pPr>
    </w:p>
    <w:p w:rsidR="00DF1BCA" w:rsidRPr="00DF1BCA" w:rsidRDefault="00DF1BCA" w:rsidP="00DF1BCA">
      <w:pPr>
        <w:spacing w:line="372" w:lineRule="auto"/>
        <w:ind w:left="490" w:right="2172"/>
        <w:jc w:val="both"/>
        <w:rPr>
          <w:rFonts w:ascii="Times New Roman"/>
          <w:color w:val="333744"/>
          <w:sz w:val="26"/>
          <w:szCs w:val="26"/>
        </w:rPr>
      </w:pPr>
      <w:r w:rsidRPr="00DF1BCA">
        <w:rPr>
          <w:rFonts w:ascii="Times New Roman"/>
          <w:color w:val="333744"/>
          <w:sz w:val="26"/>
          <w:szCs w:val="26"/>
        </w:rPr>
        <w:t>I would like to place on record my deep sense of gratitude to _____________, Designation, Jaypee</w:t>
      </w:r>
    </w:p>
    <w:p w:rsidR="00DF1BCA" w:rsidRPr="00DF1BCA" w:rsidRDefault="00DF1BCA" w:rsidP="00DF1BCA">
      <w:pPr>
        <w:spacing w:line="372" w:lineRule="auto"/>
        <w:ind w:left="490" w:right="2172"/>
        <w:jc w:val="both"/>
        <w:rPr>
          <w:rFonts w:ascii="Times New Roman"/>
          <w:color w:val="333744"/>
          <w:sz w:val="26"/>
          <w:szCs w:val="26"/>
        </w:rPr>
      </w:pPr>
      <w:r w:rsidRPr="00DF1BCA">
        <w:rPr>
          <w:rFonts w:ascii="Times New Roman"/>
          <w:color w:val="333744"/>
          <w:sz w:val="26"/>
          <w:szCs w:val="26"/>
        </w:rPr>
        <w:t>Institute of Information Technology, India for his/her generous guidance, help and useful suggestions.</w:t>
      </w:r>
    </w:p>
    <w:p w:rsidR="00DF1BCA" w:rsidRPr="00DF1BCA" w:rsidRDefault="00DF1BCA" w:rsidP="00DF1BCA">
      <w:pPr>
        <w:spacing w:line="372" w:lineRule="auto"/>
        <w:ind w:left="490" w:right="2172"/>
        <w:jc w:val="both"/>
        <w:rPr>
          <w:rFonts w:ascii="Times New Roman"/>
          <w:color w:val="333744"/>
          <w:sz w:val="26"/>
          <w:szCs w:val="26"/>
        </w:rPr>
      </w:pPr>
      <w:r w:rsidRPr="00DF1BCA">
        <w:rPr>
          <w:rFonts w:ascii="Times New Roman"/>
          <w:color w:val="333744"/>
          <w:sz w:val="26"/>
          <w:szCs w:val="26"/>
        </w:rPr>
        <w:t>I express my sincere gratitude to ______________, Dept. of -----------------, India, for his/her</w:t>
      </w:r>
    </w:p>
    <w:p w:rsidR="00DF1BCA" w:rsidRPr="00DF1BCA" w:rsidRDefault="00DF1BCA" w:rsidP="00DF1BCA">
      <w:pPr>
        <w:spacing w:line="372" w:lineRule="auto"/>
        <w:ind w:left="490" w:right="2172"/>
        <w:jc w:val="both"/>
        <w:rPr>
          <w:rFonts w:ascii="Times New Roman"/>
          <w:color w:val="333744"/>
          <w:sz w:val="26"/>
          <w:szCs w:val="26"/>
        </w:rPr>
      </w:pPr>
      <w:r w:rsidRPr="00DF1BCA">
        <w:rPr>
          <w:rFonts w:ascii="Times New Roman"/>
          <w:color w:val="333744"/>
          <w:sz w:val="26"/>
          <w:szCs w:val="26"/>
        </w:rPr>
        <w:t>stimulating guidance, continuous encouragement, and supervision throughout the course of present</w:t>
      </w:r>
    </w:p>
    <w:p w:rsidR="00DF1BCA" w:rsidRPr="00DF1BCA" w:rsidRDefault="00DF1BCA" w:rsidP="00DF1BCA">
      <w:pPr>
        <w:spacing w:line="372" w:lineRule="auto"/>
        <w:ind w:left="490" w:right="2172"/>
        <w:jc w:val="both"/>
        <w:rPr>
          <w:rFonts w:ascii="Times New Roman"/>
          <w:color w:val="333744"/>
          <w:sz w:val="26"/>
          <w:szCs w:val="26"/>
        </w:rPr>
      </w:pPr>
      <w:r w:rsidRPr="00DF1BCA">
        <w:rPr>
          <w:rFonts w:ascii="Times New Roman"/>
          <w:color w:val="333744"/>
          <w:sz w:val="26"/>
          <w:szCs w:val="26"/>
        </w:rPr>
        <w:t>work.</w:t>
      </w:r>
    </w:p>
    <w:p w:rsidR="00DF1BCA" w:rsidRPr="00DF1BCA" w:rsidRDefault="00DF1BCA" w:rsidP="00DF1BCA">
      <w:pPr>
        <w:spacing w:line="372" w:lineRule="auto"/>
        <w:ind w:left="490" w:right="2172"/>
        <w:jc w:val="both"/>
        <w:rPr>
          <w:rFonts w:ascii="Times New Roman"/>
          <w:color w:val="333744"/>
          <w:sz w:val="26"/>
          <w:szCs w:val="26"/>
        </w:rPr>
      </w:pPr>
      <w:r w:rsidRPr="00DF1BCA">
        <w:rPr>
          <w:rFonts w:ascii="Times New Roman"/>
          <w:color w:val="333744"/>
          <w:sz w:val="26"/>
          <w:szCs w:val="26"/>
        </w:rPr>
        <w:t>I also wish to extend my thanks to _____________ and other classmates for their insightful comments</w:t>
      </w:r>
    </w:p>
    <w:p w:rsidR="00DF1BCA" w:rsidRPr="00DF1BCA" w:rsidRDefault="00DF1BCA" w:rsidP="00DF1BCA">
      <w:pPr>
        <w:spacing w:line="372" w:lineRule="auto"/>
        <w:ind w:left="490" w:right="2172"/>
        <w:jc w:val="both"/>
        <w:rPr>
          <w:rFonts w:ascii="Times New Roman"/>
          <w:color w:val="333744"/>
          <w:sz w:val="26"/>
          <w:szCs w:val="26"/>
        </w:rPr>
      </w:pPr>
      <w:r w:rsidRPr="00DF1BCA">
        <w:rPr>
          <w:rFonts w:ascii="Times New Roman"/>
          <w:color w:val="333744"/>
          <w:sz w:val="26"/>
          <w:szCs w:val="26"/>
        </w:rPr>
        <w:t>and constructive suggestions to improve the quality of this project work.</w:t>
      </w:r>
    </w:p>
    <w:p w:rsidR="00DF1BCA" w:rsidRPr="00DF1BCA" w:rsidRDefault="00DF1BCA" w:rsidP="00DF1BCA">
      <w:pPr>
        <w:spacing w:line="372" w:lineRule="auto"/>
        <w:ind w:left="490" w:right="2172"/>
        <w:rPr>
          <w:rFonts w:ascii="Times New Roman"/>
          <w:color w:val="333744"/>
          <w:sz w:val="28"/>
        </w:rPr>
      </w:pPr>
    </w:p>
    <w:p w:rsidR="00DF1BCA" w:rsidRPr="00DF1BCA" w:rsidRDefault="00DF1BCA" w:rsidP="00DF1BCA">
      <w:pPr>
        <w:spacing w:line="372" w:lineRule="auto"/>
        <w:ind w:left="490" w:right="2172"/>
        <w:rPr>
          <w:rFonts w:ascii="Times New Roman"/>
          <w:color w:val="333744"/>
          <w:sz w:val="28"/>
        </w:rPr>
      </w:pPr>
      <w:r w:rsidRPr="00DF1BCA">
        <w:rPr>
          <w:rFonts w:ascii="Times New Roman"/>
          <w:color w:val="333744"/>
          <w:sz w:val="28"/>
        </w:rPr>
        <w:t>Signature(s) of Students</w:t>
      </w:r>
    </w:p>
    <w:p w:rsidR="00DF1BCA" w:rsidRPr="00034036" w:rsidRDefault="00DF1BCA" w:rsidP="00DF1BCA">
      <w:pPr>
        <w:jc w:val="both"/>
        <w:rPr>
          <w:sz w:val="28"/>
          <w:szCs w:val="28"/>
        </w:rPr>
      </w:pPr>
      <w:r>
        <w:rPr>
          <w:sz w:val="28"/>
          <w:szCs w:val="28"/>
        </w:rPr>
        <w:t xml:space="preserve">        </w:t>
      </w:r>
      <w:r w:rsidRPr="00034036">
        <w:rPr>
          <w:sz w:val="28"/>
          <w:szCs w:val="28"/>
        </w:rPr>
        <w:t>1. DHRUV GOEL-20103067</w:t>
      </w:r>
    </w:p>
    <w:p w:rsidR="00DF1BCA" w:rsidRPr="00034036" w:rsidRDefault="00DF1BCA" w:rsidP="00DF1BCA">
      <w:pPr>
        <w:jc w:val="both"/>
        <w:rPr>
          <w:sz w:val="28"/>
          <w:szCs w:val="28"/>
        </w:rPr>
      </w:pPr>
      <w:r>
        <w:rPr>
          <w:sz w:val="28"/>
          <w:szCs w:val="28"/>
        </w:rPr>
        <w:t xml:space="preserve">        </w:t>
      </w:r>
      <w:r w:rsidRPr="00034036">
        <w:rPr>
          <w:sz w:val="28"/>
          <w:szCs w:val="28"/>
        </w:rPr>
        <w:t>2. ISHAN CHAUDHARY-20103059</w:t>
      </w:r>
    </w:p>
    <w:p w:rsidR="00DF1BCA" w:rsidRPr="00034036" w:rsidRDefault="00DF1BCA" w:rsidP="00DF1BCA">
      <w:pPr>
        <w:jc w:val="both"/>
        <w:rPr>
          <w:sz w:val="28"/>
          <w:szCs w:val="28"/>
        </w:rPr>
      </w:pPr>
      <w:r>
        <w:rPr>
          <w:sz w:val="28"/>
          <w:szCs w:val="28"/>
        </w:rPr>
        <w:t xml:space="preserve">        </w:t>
      </w:r>
      <w:r w:rsidRPr="00034036">
        <w:rPr>
          <w:sz w:val="28"/>
          <w:szCs w:val="28"/>
        </w:rPr>
        <w:t>3.SIDDHARTH VISEN-20103080</w:t>
      </w:r>
    </w:p>
    <w:p w:rsidR="00034036" w:rsidRDefault="00034036" w:rsidP="00034036">
      <w:pPr>
        <w:jc w:val="both"/>
        <w:rPr>
          <w:b/>
          <w:bCs/>
          <w:sz w:val="28"/>
          <w:szCs w:val="28"/>
        </w:rPr>
      </w:pPr>
    </w:p>
    <w:p w:rsidR="00034036" w:rsidRDefault="00034036" w:rsidP="00034036">
      <w:pPr>
        <w:jc w:val="both"/>
        <w:rPr>
          <w:b/>
          <w:bCs/>
          <w:sz w:val="28"/>
          <w:szCs w:val="28"/>
        </w:rPr>
      </w:pPr>
    </w:p>
    <w:p w:rsidR="00034036" w:rsidRDefault="00034036" w:rsidP="00034036">
      <w:pPr>
        <w:jc w:val="both"/>
        <w:rPr>
          <w:b/>
          <w:bCs/>
          <w:sz w:val="28"/>
          <w:szCs w:val="28"/>
        </w:rPr>
      </w:pPr>
    </w:p>
    <w:p w:rsidR="00034036" w:rsidRDefault="00034036" w:rsidP="00034036">
      <w:pPr>
        <w:jc w:val="both"/>
        <w:rPr>
          <w:b/>
          <w:bCs/>
          <w:sz w:val="28"/>
          <w:szCs w:val="28"/>
        </w:rPr>
      </w:pPr>
    </w:p>
    <w:p w:rsidR="00034036" w:rsidRDefault="00034036" w:rsidP="00034036">
      <w:pPr>
        <w:jc w:val="both"/>
        <w:rPr>
          <w:b/>
          <w:bCs/>
          <w:sz w:val="28"/>
          <w:szCs w:val="28"/>
        </w:rPr>
      </w:pPr>
    </w:p>
    <w:p w:rsidR="00034036" w:rsidRDefault="00034036" w:rsidP="00034036">
      <w:pPr>
        <w:pStyle w:val="Heading3"/>
        <w:spacing w:before="60"/>
      </w:pPr>
      <w:r>
        <w:t>DECLARATION</w:t>
      </w:r>
    </w:p>
    <w:p w:rsidR="00034036" w:rsidRDefault="00034036" w:rsidP="00034036">
      <w:pPr>
        <w:pStyle w:val="BodyText"/>
        <w:rPr>
          <w:rFonts w:ascii="Times New Roman"/>
          <w:b/>
          <w:sz w:val="34"/>
        </w:rPr>
      </w:pPr>
    </w:p>
    <w:p w:rsidR="00034036" w:rsidRPr="00DF1BCA" w:rsidRDefault="00034036" w:rsidP="00034036">
      <w:pPr>
        <w:pStyle w:val="BodyText"/>
        <w:spacing w:before="11"/>
        <w:rPr>
          <w:rFonts w:ascii="Times New Roman"/>
          <w:b/>
          <w:sz w:val="28"/>
          <w:szCs w:val="28"/>
        </w:rPr>
      </w:pPr>
    </w:p>
    <w:p w:rsidR="00034036" w:rsidRPr="00DF1BCA" w:rsidRDefault="00DF1BCA" w:rsidP="00034036">
      <w:pPr>
        <w:spacing w:line="372" w:lineRule="auto"/>
        <w:ind w:left="520" w:right="2204" w:hanging="15"/>
        <w:jc w:val="both"/>
        <w:rPr>
          <w:rFonts w:ascii="Times New Roman"/>
          <w:sz w:val="28"/>
          <w:szCs w:val="28"/>
        </w:rPr>
      </w:pPr>
      <w:r w:rsidRPr="00DF1BCA">
        <w:rPr>
          <w:sz w:val="28"/>
          <w:szCs w:val="28"/>
        </w:rPr>
        <w:t>We hereby declare that this submission is our own work and that, to the best of our knowledge and beliefs, it contains no material previously published or written by another person nor material which has been accepted for the award of any other degree or diploma from a university or other institute of higher learning, except where due acknowledgment has been made in the text</w:t>
      </w:r>
      <w:r>
        <w:rPr>
          <w:sz w:val="28"/>
          <w:szCs w:val="28"/>
        </w:rPr>
        <w:tab/>
      </w:r>
    </w:p>
    <w:p w:rsidR="00034036" w:rsidRDefault="00034036" w:rsidP="00034036">
      <w:pPr>
        <w:pStyle w:val="BodyText"/>
        <w:rPr>
          <w:rFonts w:ascii="Times New Roman"/>
          <w:sz w:val="30"/>
        </w:rPr>
      </w:pPr>
    </w:p>
    <w:p w:rsidR="00034036" w:rsidRDefault="00034036" w:rsidP="00034036">
      <w:pPr>
        <w:pStyle w:val="BodyText"/>
        <w:rPr>
          <w:rFonts w:ascii="Times New Roman"/>
          <w:sz w:val="30"/>
        </w:rPr>
      </w:pPr>
    </w:p>
    <w:p w:rsidR="00034036" w:rsidRDefault="00034036" w:rsidP="00034036">
      <w:pPr>
        <w:pStyle w:val="BodyText"/>
        <w:rPr>
          <w:rFonts w:ascii="Times New Roman"/>
          <w:sz w:val="30"/>
        </w:rPr>
      </w:pPr>
    </w:p>
    <w:p w:rsidR="00034036" w:rsidRDefault="00034036" w:rsidP="00034036">
      <w:pPr>
        <w:pStyle w:val="BodyText"/>
        <w:spacing w:before="6"/>
        <w:rPr>
          <w:rFonts w:ascii="Times New Roman"/>
          <w:sz w:val="29"/>
        </w:rPr>
      </w:pPr>
    </w:p>
    <w:p w:rsidR="00034036" w:rsidRPr="00034036" w:rsidRDefault="00034036" w:rsidP="00034036">
      <w:pPr>
        <w:ind w:left="505"/>
        <w:jc w:val="both"/>
        <w:rPr>
          <w:rFonts w:ascii="Times New Roman"/>
          <w:b/>
          <w:sz w:val="32"/>
          <w:szCs w:val="32"/>
          <w:u w:val="single"/>
        </w:rPr>
      </w:pPr>
      <w:r w:rsidRPr="00034036">
        <w:rPr>
          <w:rFonts w:ascii="Times New Roman"/>
          <w:b/>
          <w:color w:val="333744"/>
          <w:sz w:val="32"/>
          <w:szCs w:val="32"/>
          <w:u w:val="single"/>
        </w:rPr>
        <w:t>Group</w:t>
      </w:r>
      <w:r w:rsidRPr="00034036">
        <w:rPr>
          <w:rFonts w:ascii="Times New Roman"/>
          <w:b/>
          <w:color w:val="333744"/>
          <w:spacing w:val="-8"/>
          <w:sz w:val="32"/>
          <w:szCs w:val="32"/>
          <w:u w:val="single"/>
        </w:rPr>
        <w:t xml:space="preserve"> </w:t>
      </w:r>
      <w:r w:rsidRPr="00034036">
        <w:rPr>
          <w:rFonts w:ascii="Times New Roman"/>
          <w:b/>
          <w:color w:val="333744"/>
          <w:sz w:val="32"/>
          <w:szCs w:val="32"/>
          <w:u w:val="single"/>
        </w:rPr>
        <w:t>Details:</w:t>
      </w:r>
    </w:p>
    <w:p w:rsidR="00034036" w:rsidRPr="00034036" w:rsidRDefault="00034036" w:rsidP="00034036">
      <w:pPr>
        <w:rPr>
          <w:sz w:val="28"/>
          <w:szCs w:val="28"/>
        </w:rPr>
      </w:pPr>
      <w:r>
        <w:rPr>
          <w:sz w:val="28"/>
          <w:szCs w:val="28"/>
        </w:rPr>
        <w:t xml:space="preserve">        </w:t>
      </w:r>
      <w:r w:rsidRPr="00034036">
        <w:rPr>
          <w:sz w:val="28"/>
          <w:szCs w:val="28"/>
        </w:rPr>
        <w:t>1. DHRUV GOEL-20103067</w:t>
      </w:r>
    </w:p>
    <w:p w:rsidR="00034036" w:rsidRPr="00034036" w:rsidRDefault="00034036" w:rsidP="00034036">
      <w:pPr>
        <w:rPr>
          <w:sz w:val="28"/>
          <w:szCs w:val="28"/>
        </w:rPr>
      </w:pPr>
      <w:r>
        <w:rPr>
          <w:sz w:val="28"/>
          <w:szCs w:val="28"/>
        </w:rPr>
        <w:t xml:space="preserve">        </w:t>
      </w:r>
      <w:r w:rsidRPr="00034036">
        <w:rPr>
          <w:sz w:val="28"/>
          <w:szCs w:val="28"/>
        </w:rPr>
        <w:t>2. ISHAN CHAUDHARY-20103059</w:t>
      </w:r>
    </w:p>
    <w:p w:rsidR="00034036" w:rsidRPr="00034036" w:rsidRDefault="00034036" w:rsidP="00034036">
      <w:pPr>
        <w:rPr>
          <w:sz w:val="28"/>
          <w:szCs w:val="28"/>
        </w:rPr>
      </w:pPr>
      <w:r>
        <w:rPr>
          <w:sz w:val="28"/>
          <w:szCs w:val="28"/>
        </w:rPr>
        <w:t xml:space="preserve">        </w:t>
      </w:r>
      <w:r w:rsidRPr="00034036">
        <w:rPr>
          <w:sz w:val="28"/>
          <w:szCs w:val="28"/>
        </w:rPr>
        <w:t>3.SIDDHARTH VISEN-20103080</w:t>
      </w:r>
    </w:p>
    <w:p w:rsidR="00034036" w:rsidRDefault="00034036" w:rsidP="00034036">
      <w:pPr>
        <w:jc w:val="both"/>
        <w:rPr>
          <w:b/>
          <w:bCs/>
          <w:sz w:val="28"/>
          <w:szCs w:val="28"/>
        </w:rPr>
      </w:pPr>
    </w:p>
    <w:p w:rsidR="00034036" w:rsidRDefault="00034036" w:rsidP="00034036">
      <w:pPr>
        <w:jc w:val="center"/>
        <w:rPr>
          <w:b/>
          <w:bCs/>
          <w:sz w:val="28"/>
          <w:szCs w:val="28"/>
        </w:rPr>
      </w:pPr>
    </w:p>
    <w:p w:rsidR="00034036" w:rsidRDefault="00034036" w:rsidP="00034036">
      <w:pPr>
        <w:jc w:val="center"/>
        <w:rPr>
          <w:b/>
          <w:bCs/>
          <w:sz w:val="28"/>
          <w:szCs w:val="28"/>
        </w:rPr>
      </w:pPr>
    </w:p>
    <w:p w:rsidR="00034036" w:rsidRDefault="00034036" w:rsidP="00034036">
      <w:pPr>
        <w:jc w:val="center"/>
        <w:rPr>
          <w:b/>
          <w:bCs/>
          <w:sz w:val="28"/>
          <w:szCs w:val="28"/>
        </w:rPr>
      </w:pPr>
    </w:p>
    <w:p w:rsidR="00034036" w:rsidRDefault="00034036" w:rsidP="00034036">
      <w:pPr>
        <w:jc w:val="center"/>
        <w:rPr>
          <w:b/>
          <w:bCs/>
          <w:sz w:val="28"/>
          <w:szCs w:val="28"/>
        </w:rPr>
      </w:pPr>
    </w:p>
    <w:p w:rsidR="00034036" w:rsidRDefault="00034036" w:rsidP="00034036">
      <w:pPr>
        <w:jc w:val="center"/>
        <w:rPr>
          <w:b/>
          <w:bCs/>
          <w:sz w:val="28"/>
          <w:szCs w:val="28"/>
        </w:rPr>
      </w:pPr>
    </w:p>
    <w:p w:rsidR="00034036" w:rsidRDefault="00034036" w:rsidP="00034036">
      <w:pPr>
        <w:rPr>
          <w:b/>
          <w:bCs/>
          <w:sz w:val="28"/>
          <w:szCs w:val="28"/>
        </w:rPr>
      </w:pPr>
    </w:p>
    <w:p w:rsidR="00D12EF8" w:rsidRDefault="00D12EF8" w:rsidP="00D12EF8">
      <w:pPr>
        <w:pStyle w:val="Heading3"/>
        <w:spacing w:before="86"/>
      </w:pPr>
      <w:r>
        <w:t>CERTIFICATE</w:t>
      </w:r>
    </w:p>
    <w:p w:rsidR="00D12EF8" w:rsidRDefault="00D12EF8" w:rsidP="00D12EF8">
      <w:pPr>
        <w:pStyle w:val="BodyText"/>
        <w:rPr>
          <w:rFonts w:ascii="Times New Roman"/>
          <w:b/>
          <w:sz w:val="34"/>
        </w:rPr>
      </w:pPr>
    </w:p>
    <w:p w:rsidR="00D12EF8" w:rsidRDefault="00D12EF8" w:rsidP="00D12EF8">
      <w:pPr>
        <w:pStyle w:val="BodyText"/>
        <w:spacing w:before="8"/>
        <w:rPr>
          <w:rFonts w:ascii="Times New Roman"/>
          <w:b/>
          <w:sz w:val="34"/>
        </w:rPr>
      </w:pPr>
    </w:p>
    <w:p w:rsidR="00D12EF8" w:rsidRDefault="00D12EF8" w:rsidP="00D12EF8">
      <w:pPr>
        <w:ind w:left="280"/>
        <w:jc w:val="both"/>
        <w:rPr>
          <w:rFonts w:ascii="Calibri" w:hAnsi="Calibri"/>
          <w:b/>
          <w:sz w:val="24"/>
        </w:rPr>
      </w:pPr>
      <w:r>
        <w:rPr>
          <w:rFonts w:ascii="Calibri" w:hAnsi="Calibri"/>
          <w:color w:val="333744"/>
          <w:sz w:val="28"/>
        </w:rPr>
        <w:t>This</w:t>
      </w:r>
      <w:r>
        <w:rPr>
          <w:rFonts w:ascii="Calibri" w:hAnsi="Calibri"/>
          <w:color w:val="333744"/>
          <w:spacing w:val="25"/>
          <w:sz w:val="28"/>
        </w:rPr>
        <w:t xml:space="preserve"> </w:t>
      </w:r>
      <w:r>
        <w:rPr>
          <w:rFonts w:ascii="Calibri" w:hAnsi="Calibri"/>
          <w:color w:val="333744"/>
          <w:sz w:val="28"/>
        </w:rPr>
        <w:t>is</w:t>
      </w:r>
      <w:r>
        <w:rPr>
          <w:rFonts w:ascii="Calibri" w:hAnsi="Calibri"/>
          <w:color w:val="333744"/>
          <w:spacing w:val="25"/>
          <w:sz w:val="28"/>
        </w:rPr>
        <w:t xml:space="preserve"> </w:t>
      </w:r>
      <w:r>
        <w:rPr>
          <w:rFonts w:ascii="Calibri" w:hAnsi="Calibri"/>
          <w:color w:val="333744"/>
          <w:sz w:val="28"/>
        </w:rPr>
        <w:t>to</w:t>
      </w:r>
      <w:r>
        <w:rPr>
          <w:rFonts w:ascii="Calibri" w:hAnsi="Calibri"/>
          <w:color w:val="333744"/>
          <w:spacing w:val="26"/>
          <w:sz w:val="28"/>
        </w:rPr>
        <w:t xml:space="preserve"> </w:t>
      </w:r>
      <w:r>
        <w:rPr>
          <w:rFonts w:ascii="Calibri" w:hAnsi="Calibri"/>
          <w:color w:val="333744"/>
          <w:sz w:val="28"/>
        </w:rPr>
        <w:t>certify</w:t>
      </w:r>
      <w:r>
        <w:rPr>
          <w:rFonts w:ascii="Calibri" w:hAnsi="Calibri"/>
          <w:color w:val="333744"/>
          <w:spacing w:val="25"/>
          <w:sz w:val="28"/>
        </w:rPr>
        <w:t xml:space="preserve"> </w:t>
      </w:r>
      <w:r>
        <w:rPr>
          <w:rFonts w:ascii="Calibri" w:hAnsi="Calibri"/>
          <w:color w:val="333744"/>
          <w:sz w:val="28"/>
        </w:rPr>
        <w:t>that</w:t>
      </w:r>
      <w:r>
        <w:rPr>
          <w:rFonts w:ascii="Calibri" w:hAnsi="Calibri"/>
          <w:color w:val="333744"/>
          <w:spacing w:val="26"/>
          <w:sz w:val="28"/>
        </w:rPr>
        <w:t xml:space="preserve"> </w:t>
      </w:r>
      <w:r>
        <w:rPr>
          <w:rFonts w:ascii="Calibri" w:hAnsi="Calibri"/>
          <w:color w:val="333744"/>
          <w:sz w:val="28"/>
        </w:rPr>
        <w:t>the</w:t>
      </w:r>
      <w:r>
        <w:rPr>
          <w:rFonts w:ascii="Calibri" w:hAnsi="Calibri"/>
          <w:color w:val="333744"/>
          <w:spacing w:val="25"/>
          <w:sz w:val="28"/>
        </w:rPr>
        <w:t xml:space="preserve"> </w:t>
      </w:r>
      <w:r>
        <w:rPr>
          <w:rFonts w:ascii="Calibri" w:hAnsi="Calibri"/>
          <w:color w:val="333744"/>
          <w:sz w:val="28"/>
        </w:rPr>
        <w:t>work</w:t>
      </w:r>
      <w:r>
        <w:rPr>
          <w:rFonts w:ascii="Calibri" w:hAnsi="Calibri"/>
          <w:color w:val="333744"/>
          <w:spacing w:val="11"/>
          <w:sz w:val="28"/>
        </w:rPr>
        <w:t xml:space="preserve"> </w:t>
      </w:r>
      <w:r>
        <w:rPr>
          <w:rFonts w:ascii="Calibri" w:hAnsi="Calibri"/>
          <w:color w:val="333744"/>
          <w:sz w:val="28"/>
        </w:rPr>
        <w:t>titled</w:t>
      </w:r>
      <w:r>
        <w:rPr>
          <w:rFonts w:ascii="Calibri" w:hAnsi="Calibri"/>
          <w:color w:val="333744"/>
          <w:spacing w:val="11"/>
          <w:sz w:val="28"/>
        </w:rPr>
        <w:t xml:space="preserve"> </w:t>
      </w:r>
      <w:r>
        <w:rPr>
          <w:rFonts w:ascii="Calibri" w:hAnsi="Calibri"/>
          <w:b/>
          <w:color w:val="333744"/>
          <w:sz w:val="28"/>
        </w:rPr>
        <w:t>“</w:t>
      </w:r>
      <w:r w:rsidRPr="00D12EF8">
        <w:rPr>
          <w:rFonts w:ascii="Calibri" w:hAnsi="Calibri"/>
          <w:b/>
          <w:sz w:val="28"/>
          <w:szCs w:val="24"/>
          <w:u w:val="single"/>
        </w:rPr>
        <w:t>ISIS TWITTER ANALYSIS</w:t>
      </w:r>
      <w:r>
        <w:rPr>
          <w:rFonts w:ascii="Calibri" w:hAnsi="Calibri"/>
          <w:b/>
          <w:sz w:val="24"/>
        </w:rPr>
        <w:t>”</w:t>
      </w:r>
    </w:p>
    <w:p w:rsidR="00D12EF8" w:rsidRDefault="00D12EF8" w:rsidP="00D12EF8">
      <w:pPr>
        <w:pStyle w:val="BodyText"/>
        <w:spacing w:before="9"/>
        <w:rPr>
          <w:rFonts w:ascii="Calibri"/>
          <w:b/>
          <w:sz w:val="22"/>
        </w:rPr>
      </w:pPr>
    </w:p>
    <w:p w:rsidR="00D12EF8" w:rsidRDefault="00D12EF8" w:rsidP="00D12EF8">
      <w:pPr>
        <w:spacing w:before="1" w:line="360" w:lineRule="auto"/>
        <w:ind w:left="280" w:right="1274"/>
        <w:jc w:val="both"/>
        <w:rPr>
          <w:rFonts w:ascii="Calibri"/>
          <w:sz w:val="28"/>
        </w:rPr>
      </w:pPr>
      <w:r>
        <w:rPr>
          <w:rFonts w:ascii="Calibri"/>
          <w:color w:val="333744"/>
          <w:sz w:val="28"/>
        </w:rPr>
        <w:t>submitted</w:t>
      </w:r>
      <w:r>
        <w:rPr>
          <w:rFonts w:ascii="Calibri"/>
          <w:color w:val="333744"/>
          <w:spacing w:val="1"/>
          <w:sz w:val="28"/>
        </w:rPr>
        <w:t xml:space="preserve"> </w:t>
      </w:r>
      <w:r>
        <w:rPr>
          <w:rFonts w:ascii="Calibri"/>
          <w:color w:val="333744"/>
          <w:sz w:val="28"/>
        </w:rPr>
        <w:t>by</w:t>
      </w:r>
      <w:r>
        <w:rPr>
          <w:rFonts w:ascii="Calibri"/>
          <w:color w:val="333744"/>
          <w:spacing w:val="1"/>
          <w:sz w:val="28"/>
        </w:rPr>
        <w:t xml:space="preserve"> </w:t>
      </w:r>
      <w:r>
        <w:rPr>
          <w:rFonts w:ascii="Calibri"/>
          <w:color w:val="333744"/>
          <w:sz w:val="28"/>
        </w:rPr>
        <w:t>the</w:t>
      </w:r>
      <w:r>
        <w:rPr>
          <w:rFonts w:ascii="Calibri"/>
          <w:color w:val="333744"/>
          <w:spacing w:val="1"/>
          <w:sz w:val="28"/>
        </w:rPr>
        <w:t xml:space="preserve"> </w:t>
      </w:r>
      <w:r>
        <w:rPr>
          <w:rFonts w:ascii="Calibri"/>
          <w:color w:val="333744"/>
          <w:sz w:val="28"/>
        </w:rPr>
        <w:t>group of students of Jaypee Institute of</w:t>
      </w:r>
      <w:r>
        <w:rPr>
          <w:rFonts w:ascii="Calibri"/>
          <w:color w:val="333744"/>
          <w:spacing w:val="1"/>
          <w:sz w:val="28"/>
        </w:rPr>
        <w:t xml:space="preserve"> </w:t>
      </w:r>
      <w:r>
        <w:rPr>
          <w:rFonts w:ascii="Calibri"/>
          <w:color w:val="333744"/>
          <w:sz w:val="28"/>
        </w:rPr>
        <w:t>Information</w:t>
      </w:r>
      <w:r>
        <w:rPr>
          <w:rFonts w:ascii="Calibri"/>
          <w:color w:val="333744"/>
          <w:spacing w:val="2"/>
          <w:sz w:val="28"/>
        </w:rPr>
        <w:t xml:space="preserve"> </w:t>
      </w:r>
      <w:r>
        <w:rPr>
          <w:rFonts w:ascii="Calibri"/>
          <w:color w:val="333744"/>
          <w:sz w:val="28"/>
        </w:rPr>
        <w:t>Technology,</w:t>
      </w:r>
      <w:r>
        <w:rPr>
          <w:rFonts w:ascii="Calibri"/>
          <w:color w:val="333744"/>
          <w:spacing w:val="2"/>
          <w:sz w:val="28"/>
        </w:rPr>
        <w:t xml:space="preserve"> </w:t>
      </w:r>
      <w:r>
        <w:rPr>
          <w:rFonts w:ascii="Calibri"/>
          <w:color w:val="333744"/>
          <w:sz w:val="28"/>
        </w:rPr>
        <w:t>Noida</w:t>
      </w:r>
      <w:r>
        <w:rPr>
          <w:rFonts w:ascii="Calibri"/>
          <w:color w:val="333744"/>
          <w:spacing w:val="-11"/>
          <w:sz w:val="28"/>
        </w:rPr>
        <w:t xml:space="preserve"> </w:t>
      </w:r>
      <w:r>
        <w:rPr>
          <w:rFonts w:ascii="Calibri"/>
          <w:color w:val="333744"/>
          <w:sz w:val="28"/>
        </w:rPr>
        <w:t>has</w:t>
      </w:r>
      <w:r>
        <w:rPr>
          <w:rFonts w:ascii="Calibri"/>
          <w:color w:val="333744"/>
          <w:spacing w:val="-11"/>
          <w:sz w:val="28"/>
        </w:rPr>
        <w:t xml:space="preserve"> </w:t>
      </w:r>
      <w:r>
        <w:rPr>
          <w:rFonts w:ascii="Calibri"/>
          <w:color w:val="333744"/>
          <w:sz w:val="28"/>
        </w:rPr>
        <w:t>been</w:t>
      </w:r>
      <w:r>
        <w:rPr>
          <w:rFonts w:ascii="Calibri"/>
          <w:color w:val="333744"/>
          <w:spacing w:val="-10"/>
          <w:sz w:val="28"/>
        </w:rPr>
        <w:t xml:space="preserve"> </w:t>
      </w:r>
      <w:r>
        <w:rPr>
          <w:rFonts w:ascii="Calibri"/>
          <w:color w:val="333744"/>
          <w:sz w:val="28"/>
        </w:rPr>
        <w:t>carried</w:t>
      </w:r>
      <w:r>
        <w:rPr>
          <w:rFonts w:ascii="Calibri"/>
          <w:color w:val="333744"/>
          <w:spacing w:val="-11"/>
          <w:sz w:val="28"/>
        </w:rPr>
        <w:t xml:space="preserve"> </w:t>
      </w:r>
      <w:r>
        <w:rPr>
          <w:rFonts w:ascii="Calibri"/>
          <w:color w:val="333744"/>
          <w:sz w:val="28"/>
        </w:rPr>
        <w:t>out</w:t>
      </w:r>
      <w:r>
        <w:rPr>
          <w:rFonts w:ascii="Calibri"/>
          <w:color w:val="333744"/>
          <w:spacing w:val="-11"/>
          <w:sz w:val="28"/>
        </w:rPr>
        <w:t xml:space="preserve"> </w:t>
      </w:r>
      <w:r>
        <w:rPr>
          <w:rFonts w:ascii="Calibri"/>
          <w:color w:val="333744"/>
          <w:sz w:val="28"/>
        </w:rPr>
        <w:t>under</w:t>
      </w:r>
      <w:r>
        <w:rPr>
          <w:rFonts w:ascii="Calibri"/>
          <w:color w:val="333744"/>
          <w:spacing w:val="-11"/>
          <w:sz w:val="28"/>
        </w:rPr>
        <w:t xml:space="preserve"> </w:t>
      </w:r>
      <w:r>
        <w:rPr>
          <w:rFonts w:ascii="Calibri"/>
          <w:color w:val="333744"/>
          <w:sz w:val="28"/>
        </w:rPr>
        <w:t>my</w:t>
      </w:r>
      <w:r>
        <w:rPr>
          <w:rFonts w:ascii="Calibri"/>
          <w:color w:val="333744"/>
          <w:spacing w:val="-10"/>
          <w:sz w:val="28"/>
        </w:rPr>
        <w:t xml:space="preserve"> </w:t>
      </w:r>
      <w:r>
        <w:rPr>
          <w:rFonts w:ascii="Calibri"/>
          <w:color w:val="333744"/>
          <w:sz w:val="28"/>
        </w:rPr>
        <w:t>supervision.</w:t>
      </w:r>
      <w:r>
        <w:rPr>
          <w:rFonts w:ascii="Calibri"/>
          <w:color w:val="333744"/>
          <w:spacing w:val="-11"/>
          <w:sz w:val="28"/>
        </w:rPr>
        <w:t xml:space="preserve"> </w:t>
      </w:r>
      <w:r>
        <w:rPr>
          <w:rFonts w:ascii="Calibri"/>
          <w:color w:val="333744"/>
          <w:sz w:val="28"/>
        </w:rPr>
        <w:t>This</w:t>
      </w:r>
      <w:r>
        <w:rPr>
          <w:rFonts w:ascii="Calibri"/>
          <w:color w:val="333744"/>
          <w:spacing w:val="-61"/>
          <w:sz w:val="28"/>
        </w:rPr>
        <w:t xml:space="preserve"> </w:t>
      </w:r>
      <w:r>
        <w:rPr>
          <w:rFonts w:ascii="Calibri"/>
          <w:color w:val="333744"/>
          <w:sz w:val="28"/>
        </w:rPr>
        <w:t>work has not been submitted partially or wholly to any other university or</w:t>
      </w:r>
      <w:r>
        <w:rPr>
          <w:rFonts w:ascii="Calibri"/>
          <w:color w:val="333744"/>
          <w:spacing w:val="1"/>
          <w:sz w:val="28"/>
        </w:rPr>
        <w:t xml:space="preserve"> </w:t>
      </w:r>
      <w:r>
        <w:rPr>
          <w:rFonts w:ascii="Calibri"/>
          <w:color w:val="333744"/>
          <w:sz w:val="28"/>
        </w:rPr>
        <w:t>institute</w:t>
      </w:r>
      <w:r>
        <w:rPr>
          <w:rFonts w:ascii="Calibri"/>
          <w:color w:val="333744"/>
          <w:spacing w:val="-3"/>
          <w:sz w:val="28"/>
        </w:rPr>
        <w:t xml:space="preserve"> </w:t>
      </w:r>
      <w:r>
        <w:rPr>
          <w:rFonts w:ascii="Calibri"/>
          <w:color w:val="333744"/>
          <w:sz w:val="28"/>
        </w:rPr>
        <w:t>for</w:t>
      </w:r>
      <w:r>
        <w:rPr>
          <w:rFonts w:ascii="Calibri"/>
          <w:color w:val="333744"/>
          <w:spacing w:val="-2"/>
          <w:sz w:val="28"/>
        </w:rPr>
        <w:t xml:space="preserve"> </w:t>
      </w:r>
      <w:r>
        <w:rPr>
          <w:rFonts w:ascii="Calibri"/>
          <w:color w:val="333744"/>
          <w:sz w:val="28"/>
        </w:rPr>
        <w:t>the</w:t>
      </w:r>
      <w:r>
        <w:rPr>
          <w:rFonts w:ascii="Calibri"/>
          <w:color w:val="333744"/>
          <w:spacing w:val="-2"/>
          <w:sz w:val="28"/>
        </w:rPr>
        <w:t xml:space="preserve"> </w:t>
      </w:r>
      <w:r>
        <w:rPr>
          <w:rFonts w:ascii="Calibri"/>
          <w:color w:val="333744"/>
          <w:sz w:val="28"/>
        </w:rPr>
        <w:t>award</w:t>
      </w:r>
      <w:r>
        <w:rPr>
          <w:rFonts w:ascii="Calibri"/>
          <w:color w:val="333744"/>
          <w:spacing w:val="-2"/>
          <w:sz w:val="28"/>
        </w:rPr>
        <w:t xml:space="preserve"> </w:t>
      </w:r>
      <w:r>
        <w:rPr>
          <w:rFonts w:ascii="Calibri"/>
          <w:color w:val="333744"/>
          <w:sz w:val="28"/>
        </w:rPr>
        <w:t>of</w:t>
      </w:r>
      <w:r>
        <w:rPr>
          <w:rFonts w:ascii="Calibri"/>
          <w:color w:val="333744"/>
          <w:spacing w:val="-2"/>
          <w:sz w:val="28"/>
        </w:rPr>
        <w:t xml:space="preserve"> </w:t>
      </w:r>
      <w:r>
        <w:rPr>
          <w:rFonts w:ascii="Calibri"/>
          <w:color w:val="333744"/>
          <w:sz w:val="28"/>
        </w:rPr>
        <w:t>any</w:t>
      </w:r>
      <w:r>
        <w:rPr>
          <w:rFonts w:ascii="Calibri"/>
          <w:color w:val="333744"/>
          <w:spacing w:val="-2"/>
          <w:sz w:val="28"/>
        </w:rPr>
        <w:t xml:space="preserve"> </w:t>
      </w:r>
      <w:r>
        <w:rPr>
          <w:rFonts w:ascii="Calibri"/>
          <w:color w:val="333744"/>
          <w:sz w:val="28"/>
        </w:rPr>
        <w:t>other</w:t>
      </w:r>
      <w:r>
        <w:rPr>
          <w:rFonts w:ascii="Calibri"/>
          <w:color w:val="333744"/>
          <w:spacing w:val="-2"/>
          <w:sz w:val="28"/>
        </w:rPr>
        <w:t xml:space="preserve"> </w:t>
      </w:r>
      <w:r>
        <w:rPr>
          <w:rFonts w:ascii="Calibri"/>
          <w:color w:val="333744"/>
          <w:sz w:val="28"/>
        </w:rPr>
        <w:t>degree</w:t>
      </w:r>
      <w:r>
        <w:rPr>
          <w:rFonts w:ascii="Calibri"/>
          <w:color w:val="333744"/>
          <w:spacing w:val="-3"/>
          <w:sz w:val="28"/>
        </w:rPr>
        <w:t xml:space="preserve"> </w:t>
      </w:r>
      <w:r>
        <w:rPr>
          <w:rFonts w:ascii="Calibri"/>
          <w:color w:val="333744"/>
          <w:sz w:val="28"/>
        </w:rPr>
        <w:t>or</w:t>
      </w:r>
      <w:r>
        <w:rPr>
          <w:rFonts w:ascii="Calibri"/>
          <w:color w:val="333744"/>
          <w:spacing w:val="-2"/>
          <w:sz w:val="28"/>
        </w:rPr>
        <w:t xml:space="preserve"> </w:t>
      </w:r>
      <w:r>
        <w:rPr>
          <w:rFonts w:ascii="Calibri"/>
          <w:color w:val="333744"/>
          <w:sz w:val="28"/>
        </w:rPr>
        <w:t>diploma.</w:t>
      </w:r>
    </w:p>
    <w:p w:rsidR="00D12EF8" w:rsidRDefault="00D12EF8" w:rsidP="00D12EF8">
      <w:pPr>
        <w:pStyle w:val="BodyText"/>
        <w:rPr>
          <w:rFonts w:ascii="Calibri"/>
          <w:sz w:val="28"/>
        </w:rPr>
      </w:pPr>
    </w:p>
    <w:p w:rsidR="00D12EF8" w:rsidRDefault="00D12EF8" w:rsidP="00D12EF8">
      <w:pPr>
        <w:pStyle w:val="BodyText"/>
        <w:rPr>
          <w:rFonts w:ascii="Calibri"/>
          <w:sz w:val="28"/>
        </w:rPr>
      </w:pPr>
    </w:p>
    <w:p w:rsidR="00D12EF8" w:rsidRDefault="00D12EF8" w:rsidP="00D12EF8">
      <w:pPr>
        <w:pStyle w:val="BodyText"/>
        <w:rPr>
          <w:rFonts w:ascii="Calibri"/>
          <w:sz w:val="28"/>
        </w:rPr>
      </w:pPr>
    </w:p>
    <w:p w:rsidR="00D12EF8" w:rsidRDefault="00D12EF8" w:rsidP="00D12EF8">
      <w:pPr>
        <w:pStyle w:val="BodyText"/>
        <w:rPr>
          <w:rFonts w:ascii="Calibri"/>
          <w:sz w:val="28"/>
        </w:rPr>
      </w:pPr>
    </w:p>
    <w:p w:rsidR="00D12EF8" w:rsidRPr="007D12CC" w:rsidRDefault="00D12EF8" w:rsidP="00D12EF8">
      <w:pPr>
        <w:pStyle w:val="BodyText"/>
        <w:spacing w:before="7"/>
        <w:rPr>
          <w:rFonts w:ascii="Calibri"/>
          <w:sz w:val="32"/>
          <w:szCs w:val="32"/>
        </w:rPr>
      </w:pPr>
    </w:p>
    <w:p w:rsidR="00D12EF8" w:rsidRPr="007D12CC" w:rsidRDefault="00D12EF8" w:rsidP="00D12EF8">
      <w:pPr>
        <w:ind w:left="280"/>
        <w:jc w:val="both"/>
        <w:rPr>
          <w:rFonts w:ascii="Calibri"/>
          <w:b/>
          <w:sz w:val="32"/>
          <w:szCs w:val="32"/>
        </w:rPr>
      </w:pPr>
      <w:r w:rsidRPr="007D12CC">
        <w:rPr>
          <w:rFonts w:ascii="Calibri"/>
          <w:b/>
          <w:color w:val="333744"/>
          <w:sz w:val="32"/>
          <w:szCs w:val="32"/>
        </w:rPr>
        <w:t>Signature</w:t>
      </w:r>
      <w:r w:rsidRPr="007D12CC">
        <w:rPr>
          <w:rFonts w:ascii="Calibri"/>
          <w:b/>
          <w:color w:val="333744"/>
          <w:spacing w:val="-7"/>
          <w:sz w:val="32"/>
          <w:szCs w:val="32"/>
        </w:rPr>
        <w:t xml:space="preserve"> </w:t>
      </w:r>
      <w:r w:rsidRPr="007D12CC">
        <w:rPr>
          <w:rFonts w:ascii="Calibri"/>
          <w:b/>
          <w:color w:val="333744"/>
          <w:sz w:val="32"/>
          <w:szCs w:val="32"/>
        </w:rPr>
        <w:t>of</w:t>
      </w:r>
      <w:r w:rsidRPr="007D12CC">
        <w:rPr>
          <w:rFonts w:ascii="Calibri"/>
          <w:b/>
          <w:color w:val="333744"/>
          <w:spacing w:val="-7"/>
          <w:sz w:val="32"/>
          <w:szCs w:val="32"/>
        </w:rPr>
        <w:t xml:space="preserve"> </w:t>
      </w:r>
      <w:r w:rsidRPr="007D12CC">
        <w:rPr>
          <w:rFonts w:ascii="Calibri"/>
          <w:b/>
          <w:color w:val="333744"/>
          <w:sz w:val="32"/>
          <w:szCs w:val="32"/>
        </w:rPr>
        <w:t>Supervisor</w:t>
      </w:r>
    </w:p>
    <w:p w:rsidR="00D12EF8" w:rsidRDefault="00D12EF8" w:rsidP="00D12EF8">
      <w:pPr>
        <w:pStyle w:val="BodyText"/>
        <w:rPr>
          <w:rFonts w:ascii="Calibri"/>
          <w:b/>
          <w:sz w:val="28"/>
        </w:rPr>
      </w:pPr>
    </w:p>
    <w:p w:rsidR="00D12EF8" w:rsidRDefault="00D12EF8" w:rsidP="00D12EF8">
      <w:pPr>
        <w:pStyle w:val="BodyText"/>
        <w:spacing w:before="6"/>
        <w:rPr>
          <w:rFonts w:ascii="Calibri"/>
          <w:b/>
          <w:sz w:val="29"/>
        </w:rPr>
      </w:pPr>
    </w:p>
    <w:p w:rsidR="00D12EF8" w:rsidRDefault="00A92A2E" w:rsidP="00D12EF8">
      <w:pPr>
        <w:ind w:left="280"/>
        <w:rPr>
          <w:rFonts w:ascii="Times New Roman" w:hAnsi="Times New Roman"/>
          <w:color w:val="333744"/>
          <w:sz w:val="28"/>
        </w:rPr>
      </w:pPr>
      <w:r>
        <w:rPr>
          <w:rFonts w:ascii="Times New Roman" w:hAnsi="Times New Roman"/>
          <w:color w:val="333744"/>
          <w:sz w:val="28"/>
        </w:rPr>
        <w:t>MR. ANKIT VID</w:t>
      </w:r>
      <w:r w:rsidR="00D12EF8">
        <w:rPr>
          <w:rFonts w:ascii="Times New Roman" w:hAnsi="Times New Roman"/>
          <w:color w:val="333744"/>
          <w:sz w:val="28"/>
        </w:rPr>
        <w:t>YARTHI</w:t>
      </w:r>
    </w:p>
    <w:p w:rsidR="00DF1BCA" w:rsidRDefault="00DF1BCA" w:rsidP="00D12EF8">
      <w:pPr>
        <w:ind w:left="280"/>
        <w:rPr>
          <w:rFonts w:ascii="Times New Roman" w:hAnsi="Times New Roman"/>
          <w:color w:val="333744"/>
          <w:sz w:val="28"/>
        </w:rPr>
      </w:pPr>
      <w:r>
        <w:rPr>
          <w:rFonts w:ascii="Times New Roman" w:hAnsi="Times New Roman"/>
          <w:color w:val="333744"/>
          <w:sz w:val="28"/>
        </w:rPr>
        <w:t>DESIGNATION</w:t>
      </w:r>
    </w:p>
    <w:p w:rsidR="00DF1BCA" w:rsidRDefault="00DF1BCA" w:rsidP="00D12EF8">
      <w:pPr>
        <w:ind w:left="280"/>
        <w:rPr>
          <w:rFonts w:ascii="Times New Roman" w:hAnsi="Times New Roman"/>
          <w:sz w:val="28"/>
        </w:rPr>
      </w:pPr>
      <w:r>
        <w:rPr>
          <w:rFonts w:ascii="Times New Roman" w:hAnsi="Times New Roman"/>
          <w:color w:val="333744"/>
          <w:sz w:val="28"/>
        </w:rPr>
        <w:t>DATE</w:t>
      </w:r>
    </w:p>
    <w:p w:rsidR="00034036" w:rsidRDefault="00034036" w:rsidP="00034036">
      <w:pPr>
        <w:jc w:val="center"/>
        <w:rPr>
          <w:b/>
          <w:bCs/>
          <w:sz w:val="28"/>
          <w:szCs w:val="28"/>
        </w:rPr>
      </w:pPr>
    </w:p>
    <w:p w:rsidR="00D12EF8" w:rsidRPr="007D12CC" w:rsidRDefault="007D12CC" w:rsidP="00D12EF8">
      <w:pPr>
        <w:rPr>
          <w:b/>
          <w:bCs/>
          <w:sz w:val="40"/>
          <w:szCs w:val="40"/>
          <w:u w:val="single"/>
        </w:rPr>
      </w:pPr>
      <w:r w:rsidRPr="007D12CC">
        <w:rPr>
          <w:b/>
          <w:bCs/>
          <w:sz w:val="40"/>
          <w:szCs w:val="40"/>
          <w:u w:val="single"/>
        </w:rPr>
        <w:t>INTRODUCTION</w:t>
      </w:r>
    </w:p>
    <w:p w:rsidR="007D12CC" w:rsidRDefault="007D12CC" w:rsidP="007D12CC">
      <w:pPr>
        <w:numPr>
          <w:ilvl w:val="0"/>
          <w:numId w:val="2"/>
        </w:numPr>
        <w:jc w:val="both"/>
        <w:rPr>
          <w:sz w:val="32"/>
          <w:szCs w:val="32"/>
        </w:rPr>
      </w:pPr>
      <w:r w:rsidRPr="007D12CC">
        <w:rPr>
          <w:sz w:val="32"/>
          <w:szCs w:val="32"/>
        </w:rPr>
        <w:t xml:space="preserve">The spread of violent extremism and propaganda is a critical threat both nationally and globally. With the ever-increasing popularity and use of social media, spreading this extremism has never been easier for terrorist organizations and their followers. </w:t>
      </w:r>
    </w:p>
    <w:p w:rsidR="007D12CC" w:rsidRPr="007D12CC" w:rsidRDefault="007D12CC" w:rsidP="007D12CC">
      <w:pPr>
        <w:ind w:left="720"/>
        <w:jc w:val="both"/>
        <w:rPr>
          <w:sz w:val="32"/>
          <w:szCs w:val="32"/>
        </w:rPr>
      </w:pPr>
    </w:p>
    <w:p w:rsidR="007D12CC" w:rsidRPr="007D12CC" w:rsidRDefault="007D12CC" w:rsidP="007D12CC">
      <w:pPr>
        <w:numPr>
          <w:ilvl w:val="0"/>
          <w:numId w:val="2"/>
        </w:numPr>
        <w:jc w:val="both"/>
        <w:rPr>
          <w:sz w:val="32"/>
          <w:szCs w:val="32"/>
        </w:rPr>
      </w:pPr>
      <w:r w:rsidRPr="007D12CC">
        <w:rPr>
          <w:sz w:val="32"/>
          <w:szCs w:val="32"/>
        </w:rPr>
        <w:t>One terrorist organization ISIS (the Islamic State of Iraq and Syria), uses Twitter for the vast majority of their social media interaction.</w:t>
      </w:r>
    </w:p>
    <w:p w:rsidR="007D12CC" w:rsidRPr="007D12CC" w:rsidRDefault="007D12CC" w:rsidP="007D12CC">
      <w:pPr>
        <w:jc w:val="both"/>
        <w:rPr>
          <w:sz w:val="32"/>
          <w:szCs w:val="32"/>
        </w:rPr>
      </w:pPr>
      <w:r w:rsidRPr="007D12CC">
        <w:rPr>
          <w:sz w:val="32"/>
          <w:szCs w:val="32"/>
        </w:rPr>
        <w:t xml:space="preserve"> </w:t>
      </w:r>
    </w:p>
    <w:p w:rsidR="007D12CC" w:rsidRDefault="007D12CC" w:rsidP="007D12CC">
      <w:pPr>
        <w:numPr>
          <w:ilvl w:val="0"/>
          <w:numId w:val="3"/>
        </w:numPr>
        <w:jc w:val="both"/>
        <w:rPr>
          <w:sz w:val="32"/>
          <w:szCs w:val="32"/>
        </w:rPr>
      </w:pPr>
      <w:r w:rsidRPr="007D12CC">
        <w:rPr>
          <w:sz w:val="32"/>
          <w:szCs w:val="32"/>
        </w:rPr>
        <w:t xml:space="preserve">It is crucial to have cyber analytics tools developed to combat these extremists' online presence and influence on social media platforms, such as Twitter. </w:t>
      </w:r>
    </w:p>
    <w:p w:rsidR="007D12CC" w:rsidRPr="007D12CC" w:rsidRDefault="007D12CC" w:rsidP="007D12CC">
      <w:pPr>
        <w:ind w:left="720"/>
        <w:jc w:val="both"/>
        <w:rPr>
          <w:sz w:val="32"/>
          <w:szCs w:val="32"/>
        </w:rPr>
      </w:pPr>
    </w:p>
    <w:p w:rsidR="007D12CC" w:rsidRDefault="007D12CC" w:rsidP="007D12CC">
      <w:pPr>
        <w:numPr>
          <w:ilvl w:val="0"/>
          <w:numId w:val="3"/>
        </w:numPr>
        <w:jc w:val="both"/>
        <w:rPr>
          <w:sz w:val="32"/>
          <w:szCs w:val="32"/>
        </w:rPr>
      </w:pPr>
      <w:r w:rsidRPr="007D12CC">
        <w:rPr>
          <w:sz w:val="32"/>
          <w:szCs w:val="32"/>
        </w:rPr>
        <w:t>In this research, we are analyzing their twitting rules and tracking the hidden essential members which helps to predict future attack and avoid them happening.</w:t>
      </w:r>
    </w:p>
    <w:p w:rsidR="00DF1BCA" w:rsidRDefault="00DF1BCA" w:rsidP="00DF1BCA">
      <w:pPr>
        <w:pStyle w:val="ListParagraph"/>
        <w:rPr>
          <w:sz w:val="32"/>
          <w:szCs w:val="32"/>
        </w:rPr>
      </w:pPr>
    </w:p>
    <w:p w:rsidR="00DF1BCA" w:rsidRDefault="00DF1BCA" w:rsidP="00DF1BCA">
      <w:pPr>
        <w:jc w:val="both"/>
        <w:rPr>
          <w:sz w:val="32"/>
          <w:szCs w:val="32"/>
        </w:rPr>
      </w:pPr>
    </w:p>
    <w:p w:rsidR="00DF1BCA" w:rsidRDefault="00DF1BCA" w:rsidP="00DF1BCA">
      <w:pPr>
        <w:jc w:val="both"/>
        <w:rPr>
          <w:sz w:val="32"/>
          <w:szCs w:val="32"/>
        </w:rPr>
      </w:pPr>
    </w:p>
    <w:p w:rsidR="00DF1BCA" w:rsidRDefault="00DF1BCA" w:rsidP="00DF1BCA">
      <w:pPr>
        <w:jc w:val="both"/>
        <w:rPr>
          <w:sz w:val="32"/>
          <w:szCs w:val="32"/>
        </w:rPr>
      </w:pPr>
    </w:p>
    <w:p w:rsidR="00DF1BCA" w:rsidRDefault="00DF1BCA" w:rsidP="00DF1BCA">
      <w:pPr>
        <w:jc w:val="both"/>
        <w:rPr>
          <w:sz w:val="32"/>
          <w:szCs w:val="32"/>
        </w:rPr>
      </w:pPr>
    </w:p>
    <w:p w:rsidR="00DF1BCA" w:rsidRDefault="00DF1BCA" w:rsidP="00DF1BCA">
      <w:pPr>
        <w:jc w:val="both"/>
        <w:rPr>
          <w:sz w:val="32"/>
          <w:szCs w:val="32"/>
        </w:rPr>
      </w:pPr>
    </w:p>
    <w:p w:rsidR="007D12CC" w:rsidRDefault="007D12CC" w:rsidP="007D12CC">
      <w:pPr>
        <w:rPr>
          <w:sz w:val="32"/>
          <w:szCs w:val="32"/>
        </w:rPr>
      </w:pPr>
    </w:p>
    <w:p w:rsidR="007D12CC" w:rsidRDefault="007D12CC" w:rsidP="007D12CC">
      <w:pPr>
        <w:rPr>
          <w:b/>
          <w:bCs/>
          <w:sz w:val="36"/>
          <w:szCs w:val="36"/>
          <w:u w:val="single"/>
        </w:rPr>
      </w:pPr>
      <w:r w:rsidRPr="007D12CC">
        <w:rPr>
          <w:b/>
          <w:bCs/>
          <w:sz w:val="36"/>
          <w:szCs w:val="36"/>
          <w:u w:val="single"/>
        </w:rPr>
        <w:t>PROBLEM STATEMENT</w:t>
      </w:r>
    </w:p>
    <w:p w:rsidR="00DF1BCA" w:rsidRPr="007D12CC" w:rsidRDefault="00DF1BCA" w:rsidP="007D12CC">
      <w:pPr>
        <w:rPr>
          <w:b/>
          <w:bCs/>
          <w:sz w:val="36"/>
          <w:szCs w:val="36"/>
          <w:u w:val="single"/>
        </w:rPr>
      </w:pPr>
    </w:p>
    <w:p w:rsidR="007D12CC" w:rsidRPr="007D12CC" w:rsidRDefault="007D12CC" w:rsidP="007D12CC">
      <w:pPr>
        <w:numPr>
          <w:ilvl w:val="0"/>
          <w:numId w:val="4"/>
        </w:numPr>
        <w:jc w:val="both"/>
        <w:rPr>
          <w:sz w:val="32"/>
          <w:szCs w:val="32"/>
        </w:rPr>
      </w:pPr>
      <w:r w:rsidRPr="007D12CC">
        <w:rPr>
          <w:sz w:val="32"/>
          <w:szCs w:val="32"/>
        </w:rPr>
        <w:t xml:space="preserve">As reported, members of ISIS are experts of using social network, especially twitter, a widely-used tool for people all over the world. They mostly use twitter for recruitment and propaganda, attracting thousands of foreigners to join, making the situation of anti-terrorist more severe. </w:t>
      </w:r>
    </w:p>
    <w:p w:rsidR="007D12CC" w:rsidRDefault="007D12CC" w:rsidP="007D12CC">
      <w:pPr>
        <w:numPr>
          <w:ilvl w:val="0"/>
          <w:numId w:val="4"/>
        </w:numPr>
        <w:jc w:val="both"/>
        <w:rPr>
          <w:sz w:val="32"/>
          <w:szCs w:val="32"/>
        </w:rPr>
      </w:pPr>
      <w:r w:rsidRPr="007D12CC">
        <w:rPr>
          <w:sz w:val="32"/>
          <w:szCs w:val="32"/>
        </w:rPr>
        <w:t>Understanding the network of pro-ISIS Twitter accounts can help uncover who the primary actors are, how content propagates through the network, and improve the monitoring of ISIS activities.</w:t>
      </w:r>
    </w:p>
    <w:p w:rsidR="00797EF5" w:rsidRDefault="00797EF5" w:rsidP="00797EF5">
      <w:pPr>
        <w:jc w:val="both"/>
        <w:rPr>
          <w:sz w:val="32"/>
          <w:szCs w:val="32"/>
        </w:rPr>
      </w:pPr>
    </w:p>
    <w:p w:rsidR="007D12CC" w:rsidRDefault="009F173F" w:rsidP="007D12CC">
      <w:pPr>
        <w:jc w:val="both"/>
        <w:rPr>
          <w:b/>
          <w:bCs/>
          <w:sz w:val="40"/>
          <w:szCs w:val="40"/>
          <w:u w:val="single"/>
        </w:rPr>
      </w:pPr>
      <w:r w:rsidRPr="009F173F">
        <w:rPr>
          <w:b/>
          <w:bCs/>
          <w:sz w:val="40"/>
          <w:szCs w:val="40"/>
          <w:u w:val="single"/>
        </w:rPr>
        <w:t>MOTIVATION</w:t>
      </w:r>
    </w:p>
    <w:p w:rsidR="00797EF5" w:rsidRDefault="00797EF5" w:rsidP="007D12CC">
      <w:pPr>
        <w:jc w:val="both"/>
        <w:rPr>
          <w:b/>
          <w:bCs/>
          <w:sz w:val="40"/>
          <w:szCs w:val="40"/>
          <w:u w:val="single"/>
        </w:rPr>
      </w:pPr>
    </w:p>
    <w:p w:rsidR="007D12CC" w:rsidRDefault="009F173F" w:rsidP="009F173F">
      <w:pPr>
        <w:jc w:val="both"/>
        <w:rPr>
          <w:sz w:val="30"/>
          <w:szCs w:val="30"/>
        </w:rPr>
      </w:pPr>
      <w:r w:rsidRPr="009F173F">
        <w:rPr>
          <w:sz w:val="30"/>
          <w:szCs w:val="30"/>
        </w:rPr>
        <w:t>As reported, members of ISIS are experts of using social network, especially twitter, a widely-used tool for people all over the world. They mostly use twitter for recruitment and propaganda, attracting thousands of foreigners to join, making the situation of anti-terrorist more severe. Primitively, they created official twitter accounts but are soon banned by internet managers. Now, they are able to be hidden under unofficial accounts and use hashtags for spreading purpose. Analyzing their twitting rules and tracking the hidden essential members are urgent work to predict future attack and avoid them happening.</w:t>
      </w:r>
    </w:p>
    <w:p w:rsidR="00DF1BCA" w:rsidRDefault="00DF1BCA" w:rsidP="009F173F">
      <w:pPr>
        <w:jc w:val="both"/>
        <w:rPr>
          <w:sz w:val="30"/>
          <w:szCs w:val="30"/>
        </w:rPr>
      </w:pPr>
    </w:p>
    <w:p w:rsidR="007D12CC" w:rsidRDefault="00797EF5" w:rsidP="009F173F">
      <w:pPr>
        <w:jc w:val="both"/>
        <w:rPr>
          <w:b/>
          <w:bCs/>
          <w:sz w:val="38"/>
          <w:szCs w:val="38"/>
          <w:u w:val="single"/>
        </w:rPr>
      </w:pPr>
      <w:r w:rsidRPr="00797EF5">
        <w:rPr>
          <w:b/>
          <w:bCs/>
          <w:sz w:val="38"/>
          <w:szCs w:val="38"/>
          <w:u w:val="single"/>
        </w:rPr>
        <w:t>SUMMARY OF RESEARCH PAPER STUDIED:</w:t>
      </w:r>
    </w:p>
    <w:p w:rsidR="007D12CC" w:rsidRDefault="00797EF5" w:rsidP="009F173F">
      <w:pPr>
        <w:jc w:val="both"/>
        <w:rPr>
          <w:b/>
          <w:bCs/>
          <w:sz w:val="38"/>
          <w:szCs w:val="38"/>
          <w:u w:val="single"/>
        </w:rPr>
      </w:pPr>
      <w:r>
        <w:rPr>
          <w:b/>
          <w:bCs/>
          <w:sz w:val="38"/>
          <w:szCs w:val="38"/>
          <w:u w:val="single"/>
        </w:rPr>
        <w:t>PAPER 1:</w:t>
      </w:r>
    </w:p>
    <w:p w:rsidR="00797EF5" w:rsidRPr="00797EF5" w:rsidRDefault="00797EF5" w:rsidP="009F173F">
      <w:pPr>
        <w:jc w:val="both"/>
        <w:rPr>
          <w:sz w:val="28"/>
          <w:szCs w:val="28"/>
        </w:rPr>
      </w:pPr>
      <w:r w:rsidRPr="00797EF5">
        <w:rPr>
          <w:sz w:val="28"/>
          <w:szCs w:val="28"/>
        </w:rPr>
        <w:t>In this section, we describe the results of networking experiment and attack prediction, and try to answer the following questions:</w:t>
      </w:r>
    </w:p>
    <w:p w:rsidR="007D12CC" w:rsidRPr="00DF1BCA" w:rsidRDefault="00797EF5" w:rsidP="00797EF5">
      <w:pPr>
        <w:pStyle w:val="ListParagraph"/>
        <w:numPr>
          <w:ilvl w:val="0"/>
          <w:numId w:val="5"/>
        </w:numPr>
        <w:jc w:val="both"/>
        <w:rPr>
          <w:sz w:val="28"/>
          <w:szCs w:val="28"/>
        </w:rPr>
      </w:pPr>
      <w:r w:rsidRPr="00DF1BCA">
        <w:rPr>
          <w:sz w:val="28"/>
          <w:szCs w:val="28"/>
        </w:rPr>
        <w:t>Who is the Leader in the Network?</w:t>
      </w:r>
    </w:p>
    <w:p w:rsidR="00797EF5" w:rsidRPr="00797EF5" w:rsidRDefault="00797EF5" w:rsidP="00797EF5">
      <w:pPr>
        <w:pStyle w:val="ListParagraph"/>
        <w:ind w:left="420" w:firstLine="0"/>
        <w:jc w:val="both"/>
        <w:rPr>
          <w:sz w:val="28"/>
          <w:szCs w:val="28"/>
        </w:rPr>
      </w:pPr>
    </w:p>
    <w:p w:rsidR="00797EF5" w:rsidRDefault="00797EF5" w:rsidP="00797EF5">
      <w:pPr>
        <w:ind w:left="60"/>
        <w:jc w:val="both"/>
        <w:rPr>
          <w:sz w:val="26"/>
          <w:szCs w:val="26"/>
        </w:rPr>
      </w:pPr>
      <w:r w:rsidRPr="00E0626A">
        <w:rPr>
          <w:sz w:val="26"/>
          <w:szCs w:val="26"/>
        </w:rPr>
        <w:t xml:space="preserve">In the whole propaganda network, the ranking suggests that </w:t>
      </w:r>
      <w:r w:rsidR="00E0626A">
        <w:rPr>
          <w:sz w:val="26"/>
          <w:szCs w:val="26"/>
        </w:rPr>
        <w:t>which username</w:t>
      </w:r>
      <w:r w:rsidRPr="00E0626A">
        <w:rPr>
          <w:sz w:val="26"/>
          <w:szCs w:val="26"/>
        </w:rPr>
        <w:t xml:space="preserve"> plays the most important role. The less important users are listed in. As shown in the figure, </w:t>
      </w:r>
      <w:r w:rsidR="00E0626A">
        <w:rPr>
          <w:sz w:val="26"/>
          <w:szCs w:val="26"/>
        </w:rPr>
        <w:t>“ISIS”</w:t>
      </w:r>
      <w:r w:rsidRPr="00E0626A">
        <w:rPr>
          <w:sz w:val="26"/>
          <w:szCs w:val="26"/>
        </w:rPr>
        <w:t xml:space="preserve"> surpass all the others in sending out and mentioning others, who is the most active one.</w:t>
      </w:r>
    </w:p>
    <w:p w:rsidR="00786447" w:rsidRPr="00DF1BCA" w:rsidRDefault="0057421D" w:rsidP="00786447">
      <w:pPr>
        <w:pStyle w:val="ListParagraph"/>
        <w:numPr>
          <w:ilvl w:val="0"/>
          <w:numId w:val="5"/>
        </w:numPr>
        <w:jc w:val="both"/>
        <w:rPr>
          <w:sz w:val="28"/>
          <w:szCs w:val="28"/>
        </w:rPr>
      </w:pPr>
      <w:r w:rsidRPr="00DF1BCA">
        <w:rPr>
          <w:sz w:val="28"/>
          <w:szCs w:val="28"/>
        </w:rPr>
        <w:t>When and What Do They Mostly Tweet Every Day?</w:t>
      </w:r>
    </w:p>
    <w:p w:rsidR="00786447" w:rsidRDefault="00786447" w:rsidP="00786447">
      <w:pPr>
        <w:ind w:left="60"/>
        <w:jc w:val="both"/>
      </w:pPr>
    </w:p>
    <w:p w:rsidR="00E0626A" w:rsidRDefault="0057421D" w:rsidP="00786447">
      <w:pPr>
        <w:ind w:left="60"/>
        <w:jc w:val="both"/>
        <w:rPr>
          <w:sz w:val="26"/>
          <w:szCs w:val="26"/>
        </w:rPr>
      </w:pPr>
      <w:r w:rsidRPr="009A352D">
        <w:rPr>
          <w:sz w:val="26"/>
          <w:szCs w:val="26"/>
        </w:rPr>
        <w:t xml:space="preserve"> After processing and ranking the </w:t>
      </w:r>
      <w:r w:rsidR="009A352D" w:rsidRPr="009A352D">
        <w:rPr>
          <w:sz w:val="26"/>
          <w:szCs w:val="26"/>
        </w:rPr>
        <w:t>hashtags,</w:t>
      </w:r>
      <w:r w:rsidRPr="009A352D">
        <w:rPr>
          <w:sz w:val="26"/>
          <w:szCs w:val="26"/>
        </w:rPr>
        <w:t xml:space="preserve"> they frequently used when twitting, we find that, not surprisingly, ‘ISIS’ with its similar form is the most frequent term for attracting people and clustering information. Besides this, ‘Syria’ and ‘Iraq’ are two terms with relative high frequency. That may because most of that attacks and activities happen in their supreme headquarters. We also list some other terms, like ‘</w:t>
      </w:r>
      <w:r w:rsidR="009A352D" w:rsidRPr="009A352D">
        <w:rPr>
          <w:sz w:val="26"/>
          <w:szCs w:val="26"/>
        </w:rPr>
        <w:t>Breaking News</w:t>
      </w:r>
      <w:r w:rsidRPr="009A352D">
        <w:rPr>
          <w:sz w:val="26"/>
          <w:szCs w:val="26"/>
        </w:rPr>
        <w:t>’, which is mostly followed by a video link in the tweets related to previous attacks. The relative frequency of each tag is depicted in</w:t>
      </w:r>
      <w:r w:rsidR="009A352D" w:rsidRPr="009A352D">
        <w:rPr>
          <w:sz w:val="26"/>
          <w:szCs w:val="26"/>
        </w:rPr>
        <w:t xml:space="preserve">. </w:t>
      </w:r>
      <w:r w:rsidRPr="009A352D">
        <w:rPr>
          <w:sz w:val="26"/>
          <w:szCs w:val="26"/>
        </w:rPr>
        <w:t xml:space="preserve"> It shows a seemingly periodic pattern on the tweets number. On each weekend, there seems to be a peak twitting time.</w:t>
      </w:r>
    </w:p>
    <w:p w:rsidR="009A352D" w:rsidRPr="009A352D" w:rsidRDefault="009A352D" w:rsidP="009A352D">
      <w:pPr>
        <w:pStyle w:val="ListParagraph"/>
        <w:numPr>
          <w:ilvl w:val="0"/>
          <w:numId w:val="5"/>
        </w:numPr>
        <w:jc w:val="both"/>
        <w:rPr>
          <w:sz w:val="28"/>
          <w:szCs w:val="28"/>
        </w:rPr>
      </w:pPr>
      <w:r w:rsidRPr="009A352D">
        <w:rPr>
          <w:sz w:val="28"/>
          <w:szCs w:val="28"/>
        </w:rPr>
        <w:t>Are the Attacks Predictable?</w:t>
      </w:r>
    </w:p>
    <w:p w:rsidR="009A352D" w:rsidRDefault="009A352D" w:rsidP="009A352D">
      <w:pPr>
        <w:ind w:left="60"/>
        <w:jc w:val="both"/>
      </w:pPr>
    </w:p>
    <w:p w:rsidR="009A352D" w:rsidRDefault="009A352D" w:rsidP="009A352D">
      <w:pPr>
        <w:ind w:left="60"/>
        <w:jc w:val="both"/>
        <w:rPr>
          <w:sz w:val="26"/>
          <w:szCs w:val="26"/>
        </w:rPr>
      </w:pPr>
      <w:r w:rsidRPr="009A352D">
        <w:rPr>
          <w:sz w:val="26"/>
          <w:szCs w:val="26"/>
        </w:rPr>
        <w:t xml:space="preserve"> We plot the feature vector, which includes tweets number, tag frequency, and people involvement, also attack severity for visualization purpose, to help us gain some intuitive sense on these limited data.</w:t>
      </w:r>
      <w:r w:rsidRPr="009A352D">
        <w:t xml:space="preserve"> </w:t>
      </w:r>
      <w:r w:rsidRPr="009A352D">
        <w:rPr>
          <w:sz w:val="26"/>
          <w:szCs w:val="26"/>
        </w:rPr>
        <w:t>Our result shows the prediction model, especially the dynamic one, with limited data is not perfect, but satisfactory. It successful captures some attack patterns, reminding the public of the time in danger.</w:t>
      </w:r>
    </w:p>
    <w:p w:rsidR="00455E22" w:rsidRDefault="00455E22" w:rsidP="009A352D">
      <w:pPr>
        <w:ind w:left="60"/>
        <w:jc w:val="both"/>
        <w:rPr>
          <w:sz w:val="26"/>
          <w:szCs w:val="26"/>
        </w:rPr>
      </w:pPr>
    </w:p>
    <w:p w:rsidR="00455E22" w:rsidRPr="009A352D" w:rsidRDefault="00455E22" w:rsidP="009A352D">
      <w:pPr>
        <w:ind w:left="60"/>
        <w:jc w:val="both"/>
        <w:rPr>
          <w:b/>
          <w:bCs/>
          <w:sz w:val="26"/>
          <w:szCs w:val="26"/>
          <w:u w:val="single"/>
        </w:rPr>
      </w:pPr>
    </w:p>
    <w:p w:rsidR="009A352D" w:rsidRPr="009A352D" w:rsidRDefault="009A352D" w:rsidP="007D12CC">
      <w:pPr>
        <w:rPr>
          <w:b/>
          <w:bCs/>
          <w:sz w:val="40"/>
          <w:szCs w:val="40"/>
          <w:u w:val="single"/>
        </w:rPr>
      </w:pPr>
      <w:r w:rsidRPr="009A352D">
        <w:rPr>
          <w:b/>
          <w:bCs/>
          <w:sz w:val="40"/>
          <w:szCs w:val="40"/>
          <w:u w:val="single"/>
        </w:rPr>
        <w:t>CONCLUSION OF PAPER 1</w:t>
      </w:r>
    </w:p>
    <w:p w:rsidR="009A352D" w:rsidRPr="00455E22" w:rsidRDefault="009A352D" w:rsidP="009A352D">
      <w:pPr>
        <w:jc w:val="both"/>
        <w:rPr>
          <w:sz w:val="28"/>
          <w:szCs w:val="28"/>
        </w:rPr>
      </w:pPr>
      <w:r w:rsidRPr="00455E22">
        <w:rPr>
          <w:sz w:val="28"/>
          <w:szCs w:val="28"/>
        </w:rPr>
        <w:t>In this paper, we analyze the pro-ISIS fanboys network by 17k+ tweets over a year. We firstly construct the propaganda network by extracting user names and their mentioning relationships from tweets, and dig out the most active member by ranking the node importance. To analyze their twitter behaviors, we further summarize the frequency of hashtags and twitting time. Finally, we utilize them to predict potential future attacks by a satisfactory dynamic neural network model. It shows that prediction based on twitter history of ISIS is possible and desirable. In the future work, more emphasis can be put on the twitter contents themselves, and network rapid clustering behaviors across time, to make the prediction more accurate, and save more lives in this planet.</w:t>
      </w:r>
    </w:p>
    <w:p w:rsidR="00455E22" w:rsidRDefault="00455E22" w:rsidP="009A352D">
      <w:pPr>
        <w:jc w:val="both"/>
        <w:rPr>
          <w:sz w:val="24"/>
          <w:szCs w:val="24"/>
        </w:rPr>
      </w:pPr>
    </w:p>
    <w:p w:rsidR="00455E22" w:rsidRDefault="00455E22" w:rsidP="009A352D">
      <w:pPr>
        <w:jc w:val="both"/>
        <w:rPr>
          <w:sz w:val="24"/>
          <w:szCs w:val="24"/>
        </w:rPr>
      </w:pPr>
    </w:p>
    <w:p w:rsidR="00455E22" w:rsidRDefault="00455E22" w:rsidP="009A352D">
      <w:pPr>
        <w:jc w:val="both"/>
        <w:rPr>
          <w:sz w:val="24"/>
          <w:szCs w:val="24"/>
        </w:rPr>
      </w:pPr>
    </w:p>
    <w:p w:rsidR="00455E22" w:rsidRDefault="00455E22" w:rsidP="009A352D">
      <w:pPr>
        <w:jc w:val="both"/>
        <w:rPr>
          <w:sz w:val="24"/>
          <w:szCs w:val="24"/>
        </w:rPr>
      </w:pPr>
    </w:p>
    <w:p w:rsidR="00455E22" w:rsidRDefault="00455E22" w:rsidP="009A352D">
      <w:pPr>
        <w:jc w:val="both"/>
        <w:rPr>
          <w:sz w:val="24"/>
          <w:szCs w:val="24"/>
        </w:rPr>
      </w:pPr>
    </w:p>
    <w:p w:rsidR="00455E22" w:rsidRDefault="00455E22" w:rsidP="009A352D">
      <w:pPr>
        <w:jc w:val="both"/>
        <w:rPr>
          <w:sz w:val="24"/>
          <w:szCs w:val="24"/>
        </w:rPr>
      </w:pPr>
    </w:p>
    <w:p w:rsidR="00455E22" w:rsidRDefault="00455E22" w:rsidP="009A352D">
      <w:pPr>
        <w:jc w:val="both"/>
        <w:rPr>
          <w:sz w:val="24"/>
          <w:szCs w:val="24"/>
        </w:rPr>
      </w:pPr>
    </w:p>
    <w:p w:rsidR="00455E22" w:rsidRDefault="00455E22" w:rsidP="009A352D">
      <w:pPr>
        <w:jc w:val="both"/>
        <w:rPr>
          <w:sz w:val="24"/>
          <w:szCs w:val="24"/>
        </w:rPr>
      </w:pPr>
    </w:p>
    <w:p w:rsidR="00455E22" w:rsidRDefault="00455E22" w:rsidP="009A352D">
      <w:pPr>
        <w:jc w:val="both"/>
        <w:rPr>
          <w:sz w:val="24"/>
          <w:szCs w:val="24"/>
        </w:rPr>
      </w:pPr>
    </w:p>
    <w:p w:rsidR="00455E22" w:rsidRDefault="00455E22" w:rsidP="009A352D">
      <w:pPr>
        <w:jc w:val="both"/>
        <w:rPr>
          <w:sz w:val="24"/>
          <w:szCs w:val="24"/>
        </w:rPr>
      </w:pPr>
    </w:p>
    <w:p w:rsidR="00455E22" w:rsidRDefault="00455E22" w:rsidP="009A352D">
      <w:pPr>
        <w:jc w:val="both"/>
        <w:rPr>
          <w:sz w:val="24"/>
          <w:szCs w:val="24"/>
        </w:rPr>
      </w:pPr>
    </w:p>
    <w:p w:rsidR="00455E22" w:rsidRDefault="00455E22" w:rsidP="009A352D">
      <w:pPr>
        <w:jc w:val="both"/>
        <w:rPr>
          <w:sz w:val="24"/>
          <w:szCs w:val="24"/>
        </w:rPr>
      </w:pPr>
    </w:p>
    <w:p w:rsidR="00455E22" w:rsidRDefault="00455E22" w:rsidP="009A352D">
      <w:pPr>
        <w:jc w:val="both"/>
        <w:rPr>
          <w:sz w:val="24"/>
          <w:szCs w:val="24"/>
        </w:rPr>
      </w:pPr>
    </w:p>
    <w:p w:rsidR="00455E22" w:rsidRDefault="00455E22" w:rsidP="009A352D">
      <w:pPr>
        <w:jc w:val="both"/>
        <w:rPr>
          <w:sz w:val="24"/>
          <w:szCs w:val="24"/>
        </w:rPr>
      </w:pPr>
    </w:p>
    <w:p w:rsidR="00455E22" w:rsidRDefault="00455E22" w:rsidP="009A352D">
      <w:pPr>
        <w:jc w:val="both"/>
        <w:rPr>
          <w:sz w:val="24"/>
          <w:szCs w:val="24"/>
        </w:rPr>
      </w:pPr>
    </w:p>
    <w:p w:rsidR="00455E22" w:rsidRDefault="00455E22" w:rsidP="00455E22">
      <w:pPr>
        <w:jc w:val="both"/>
        <w:rPr>
          <w:b/>
          <w:bCs/>
          <w:sz w:val="44"/>
          <w:szCs w:val="44"/>
          <w:u w:val="single"/>
        </w:rPr>
      </w:pPr>
      <w:r w:rsidRPr="00455E22">
        <w:rPr>
          <w:b/>
          <w:bCs/>
          <w:sz w:val="44"/>
          <w:szCs w:val="44"/>
          <w:u w:val="single"/>
        </w:rPr>
        <w:t>CHAPTER-2</w:t>
      </w:r>
    </w:p>
    <w:p w:rsidR="00351807" w:rsidRDefault="00351807" w:rsidP="00455E22">
      <w:pPr>
        <w:jc w:val="both"/>
        <w:rPr>
          <w:b/>
          <w:bCs/>
          <w:sz w:val="44"/>
          <w:szCs w:val="44"/>
          <w:u w:val="single"/>
        </w:rPr>
      </w:pPr>
    </w:p>
    <w:p w:rsidR="00455E22" w:rsidRPr="00455E22" w:rsidRDefault="00455E22" w:rsidP="00455E22">
      <w:pPr>
        <w:jc w:val="both"/>
        <w:rPr>
          <w:rFonts w:ascii="Times New Roman"/>
          <w:b/>
          <w:sz w:val="32"/>
        </w:rPr>
      </w:pPr>
      <w:r>
        <w:rPr>
          <w:rFonts w:ascii="Times New Roman"/>
          <w:b/>
          <w:sz w:val="32"/>
        </w:rPr>
        <w:t>2.1</w:t>
      </w:r>
      <w:r>
        <w:rPr>
          <w:rFonts w:ascii="Times New Roman"/>
          <w:b/>
          <w:spacing w:val="-11"/>
          <w:sz w:val="32"/>
        </w:rPr>
        <w:t xml:space="preserve"> </w:t>
      </w:r>
      <w:r>
        <w:rPr>
          <w:rFonts w:ascii="Times New Roman"/>
          <w:b/>
          <w:sz w:val="32"/>
        </w:rPr>
        <w:t>Software</w:t>
      </w:r>
      <w:r>
        <w:rPr>
          <w:rFonts w:ascii="Times New Roman"/>
          <w:b/>
          <w:spacing w:val="-10"/>
          <w:sz w:val="32"/>
        </w:rPr>
        <w:t xml:space="preserve"> </w:t>
      </w:r>
      <w:r>
        <w:rPr>
          <w:rFonts w:ascii="Times New Roman"/>
          <w:b/>
          <w:sz w:val="32"/>
        </w:rPr>
        <w:t>Requirements:</w:t>
      </w:r>
    </w:p>
    <w:p w:rsidR="00F240C0" w:rsidRPr="00F240C0" w:rsidRDefault="00455E22" w:rsidP="00F240C0">
      <w:pPr>
        <w:pStyle w:val="ListParagraph"/>
        <w:numPr>
          <w:ilvl w:val="0"/>
          <w:numId w:val="8"/>
        </w:numPr>
        <w:jc w:val="both"/>
        <w:rPr>
          <w:sz w:val="30"/>
          <w:szCs w:val="30"/>
        </w:rPr>
      </w:pPr>
      <w:r w:rsidRPr="00F240C0">
        <w:rPr>
          <w:sz w:val="30"/>
          <w:szCs w:val="30"/>
        </w:rPr>
        <w:t>PYTHON</w:t>
      </w:r>
    </w:p>
    <w:p w:rsidR="00F240C0" w:rsidRPr="00F240C0" w:rsidRDefault="00F240C0" w:rsidP="00F240C0">
      <w:pPr>
        <w:pStyle w:val="ListParagraph"/>
        <w:ind w:left="720" w:firstLine="0"/>
        <w:jc w:val="both"/>
        <w:rPr>
          <w:sz w:val="32"/>
          <w:szCs w:val="32"/>
        </w:rPr>
      </w:pPr>
    </w:p>
    <w:p w:rsidR="00455E22" w:rsidRPr="00455E22" w:rsidRDefault="00F240C0" w:rsidP="00455E22">
      <w:pPr>
        <w:numPr>
          <w:ilvl w:val="0"/>
          <w:numId w:val="7"/>
        </w:numPr>
        <w:jc w:val="both"/>
        <w:rPr>
          <w:sz w:val="32"/>
          <w:szCs w:val="32"/>
        </w:rPr>
      </w:pPr>
      <w:r w:rsidRPr="00F240C0">
        <w:rPr>
          <w:sz w:val="32"/>
          <w:szCs w:val="32"/>
        </w:rPr>
        <w:t>MACHINE LEARNING</w:t>
      </w:r>
    </w:p>
    <w:p w:rsidR="00455E22" w:rsidRPr="00455E22" w:rsidRDefault="00F240C0" w:rsidP="00455E22">
      <w:pPr>
        <w:numPr>
          <w:ilvl w:val="0"/>
          <w:numId w:val="7"/>
        </w:numPr>
        <w:jc w:val="both"/>
        <w:rPr>
          <w:sz w:val="32"/>
          <w:szCs w:val="32"/>
        </w:rPr>
      </w:pPr>
      <w:r w:rsidRPr="00F240C0">
        <w:rPr>
          <w:sz w:val="32"/>
          <w:szCs w:val="32"/>
        </w:rPr>
        <w:t>NETWORK X</w:t>
      </w:r>
    </w:p>
    <w:p w:rsidR="00455E22" w:rsidRDefault="00F240C0" w:rsidP="00455E22">
      <w:pPr>
        <w:numPr>
          <w:ilvl w:val="0"/>
          <w:numId w:val="7"/>
        </w:numPr>
        <w:jc w:val="both"/>
        <w:rPr>
          <w:sz w:val="32"/>
          <w:szCs w:val="32"/>
        </w:rPr>
      </w:pPr>
      <w:r>
        <w:rPr>
          <w:sz w:val="32"/>
          <w:szCs w:val="32"/>
        </w:rPr>
        <w:t>KERAS, PANDAS, NUM-PY, SCI-KIT, MATPLOT LIBRARIES</w:t>
      </w:r>
    </w:p>
    <w:p w:rsidR="00455E22" w:rsidRDefault="00F240C0" w:rsidP="00455E22">
      <w:pPr>
        <w:numPr>
          <w:ilvl w:val="0"/>
          <w:numId w:val="7"/>
        </w:numPr>
        <w:jc w:val="both"/>
        <w:rPr>
          <w:sz w:val="32"/>
          <w:szCs w:val="32"/>
        </w:rPr>
      </w:pPr>
      <w:r>
        <w:rPr>
          <w:sz w:val="32"/>
          <w:szCs w:val="32"/>
        </w:rPr>
        <w:t>GOOGLE COLAB</w:t>
      </w:r>
    </w:p>
    <w:p w:rsidR="00DF1BCA" w:rsidRDefault="00DF1BCA" w:rsidP="00DF1BCA">
      <w:pPr>
        <w:ind w:left="720"/>
        <w:jc w:val="both"/>
        <w:rPr>
          <w:sz w:val="32"/>
          <w:szCs w:val="32"/>
        </w:rPr>
      </w:pPr>
    </w:p>
    <w:p w:rsidR="00F240C0" w:rsidRPr="00351807" w:rsidRDefault="00F240C0" w:rsidP="00F240C0">
      <w:pPr>
        <w:pStyle w:val="Heading6"/>
        <w:rPr>
          <w:rFonts w:ascii="Arial"/>
          <w:b/>
          <w:bCs/>
          <w:sz w:val="32"/>
          <w:szCs w:val="32"/>
          <w:u w:val="single"/>
        </w:rPr>
      </w:pPr>
      <w:r w:rsidRPr="00351807">
        <w:rPr>
          <w:rFonts w:ascii="Arial"/>
          <w:b/>
          <w:bCs/>
          <w:color w:val="000009"/>
          <w:sz w:val="32"/>
          <w:szCs w:val="32"/>
          <w:u w:val="single"/>
        </w:rPr>
        <w:t>KERAS</w:t>
      </w:r>
    </w:p>
    <w:p w:rsidR="00F240C0" w:rsidRDefault="00F240C0" w:rsidP="00F240C0">
      <w:pPr>
        <w:pStyle w:val="BodyText"/>
        <w:spacing w:before="208" w:line="276" w:lineRule="auto"/>
        <w:ind w:left="280" w:right="1275"/>
        <w:jc w:val="both"/>
        <w:rPr>
          <w:color w:val="000009"/>
        </w:rPr>
      </w:pPr>
      <w:r w:rsidRPr="00351807">
        <w:rPr>
          <w:color w:val="000009"/>
          <w:sz w:val="28"/>
          <w:szCs w:val="28"/>
        </w:rPr>
        <w:t>Keras is the most used deep learning framework among top-5 winning teams on</w:t>
      </w:r>
      <w:r w:rsidRPr="00351807">
        <w:rPr>
          <w:color w:val="000009"/>
          <w:spacing w:val="1"/>
          <w:sz w:val="28"/>
          <w:szCs w:val="28"/>
        </w:rPr>
        <w:t xml:space="preserve"> </w:t>
      </w:r>
      <w:hyperlink r:id="rId10" w:history="1">
        <w:proofErr w:type="spellStart"/>
        <w:r w:rsidRPr="00351807">
          <w:rPr>
            <w:rStyle w:val="Hyperlink"/>
            <w:color w:val="000009"/>
            <w:sz w:val="28"/>
            <w:szCs w:val="28"/>
          </w:rPr>
          <w:t>Kaggle</w:t>
        </w:r>
        <w:proofErr w:type="spellEnd"/>
      </w:hyperlink>
      <w:r w:rsidRPr="00351807">
        <w:rPr>
          <w:color w:val="000009"/>
          <w:sz w:val="28"/>
          <w:szCs w:val="28"/>
        </w:rPr>
        <w:t>. Because Keras makes it easier to run new experiments, it empowers you to</w:t>
      </w:r>
      <w:r w:rsidRPr="00351807">
        <w:rPr>
          <w:color w:val="000009"/>
          <w:spacing w:val="1"/>
          <w:sz w:val="28"/>
          <w:szCs w:val="28"/>
        </w:rPr>
        <w:t xml:space="preserve"> </w:t>
      </w:r>
      <w:r w:rsidRPr="00351807">
        <w:rPr>
          <w:color w:val="000009"/>
          <w:sz w:val="28"/>
          <w:szCs w:val="28"/>
        </w:rPr>
        <w:t>try</w:t>
      </w:r>
      <w:r w:rsidRPr="00351807">
        <w:rPr>
          <w:color w:val="000009"/>
          <w:spacing w:val="-1"/>
          <w:sz w:val="28"/>
          <w:szCs w:val="28"/>
        </w:rPr>
        <w:t xml:space="preserve"> </w:t>
      </w:r>
      <w:r w:rsidRPr="00351807">
        <w:rPr>
          <w:color w:val="000009"/>
          <w:sz w:val="28"/>
          <w:szCs w:val="28"/>
        </w:rPr>
        <w:t>more ideas</w:t>
      </w:r>
      <w:r w:rsidRPr="00351807">
        <w:rPr>
          <w:color w:val="000009"/>
          <w:spacing w:val="-1"/>
          <w:sz w:val="28"/>
          <w:szCs w:val="28"/>
        </w:rPr>
        <w:t xml:space="preserve"> </w:t>
      </w:r>
      <w:r w:rsidRPr="00351807">
        <w:rPr>
          <w:color w:val="000009"/>
          <w:sz w:val="28"/>
          <w:szCs w:val="28"/>
        </w:rPr>
        <w:t>than your competition,</w:t>
      </w:r>
      <w:r w:rsidRPr="00351807">
        <w:rPr>
          <w:color w:val="000009"/>
          <w:spacing w:val="-1"/>
          <w:sz w:val="28"/>
          <w:szCs w:val="28"/>
        </w:rPr>
        <w:t xml:space="preserve"> </w:t>
      </w:r>
      <w:r w:rsidRPr="00351807">
        <w:rPr>
          <w:color w:val="000009"/>
          <w:sz w:val="28"/>
          <w:szCs w:val="28"/>
        </w:rPr>
        <w:t>faster.</w:t>
      </w:r>
      <w:r w:rsidRPr="00351807">
        <w:rPr>
          <w:color w:val="000009"/>
          <w:spacing w:val="-14"/>
          <w:sz w:val="28"/>
          <w:szCs w:val="28"/>
        </w:rPr>
        <w:t xml:space="preserve"> </w:t>
      </w:r>
      <w:r w:rsidRPr="00351807">
        <w:rPr>
          <w:color w:val="000009"/>
          <w:sz w:val="28"/>
          <w:szCs w:val="28"/>
        </w:rPr>
        <w:t>And this</w:t>
      </w:r>
      <w:r w:rsidRPr="00351807">
        <w:rPr>
          <w:color w:val="000009"/>
          <w:spacing w:val="-1"/>
          <w:sz w:val="28"/>
          <w:szCs w:val="28"/>
        </w:rPr>
        <w:t xml:space="preserve"> </w:t>
      </w:r>
      <w:r w:rsidRPr="00351807">
        <w:rPr>
          <w:color w:val="000009"/>
          <w:sz w:val="28"/>
          <w:szCs w:val="28"/>
        </w:rPr>
        <w:t>is how you</w:t>
      </w:r>
      <w:r w:rsidRPr="00351807">
        <w:rPr>
          <w:color w:val="000009"/>
          <w:spacing w:val="-1"/>
          <w:sz w:val="28"/>
          <w:szCs w:val="28"/>
        </w:rPr>
        <w:t xml:space="preserve"> </w:t>
      </w:r>
      <w:r w:rsidRPr="00351807">
        <w:rPr>
          <w:color w:val="000009"/>
          <w:sz w:val="28"/>
          <w:szCs w:val="28"/>
        </w:rPr>
        <w:t>win</w:t>
      </w:r>
      <w:r>
        <w:rPr>
          <w:color w:val="000009"/>
        </w:rPr>
        <w:t>.</w:t>
      </w:r>
    </w:p>
    <w:p w:rsidR="00DF1BCA" w:rsidRDefault="00DF1BCA" w:rsidP="00F240C0">
      <w:pPr>
        <w:pStyle w:val="BodyText"/>
        <w:spacing w:before="208" w:line="276" w:lineRule="auto"/>
        <w:ind w:left="280" w:right="1275"/>
        <w:jc w:val="both"/>
      </w:pPr>
    </w:p>
    <w:p w:rsidR="00F240C0" w:rsidRPr="00351807" w:rsidRDefault="00F240C0" w:rsidP="00F240C0">
      <w:pPr>
        <w:pStyle w:val="Heading6"/>
        <w:spacing w:before="167"/>
        <w:rPr>
          <w:rFonts w:ascii="Arial"/>
          <w:b/>
          <w:bCs/>
          <w:sz w:val="32"/>
          <w:szCs w:val="32"/>
          <w:u w:val="single"/>
        </w:rPr>
      </w:pPr>
      <w:r w:rsidRPr="00351807">
        <w:rPr>
          <w:rFonts w:ascii="Arial"/>
          <w:b/>
          <w:bCs/>
          <w:color w:val="000009"/>
          <w:sz w:val="32"/>
          <w:szCs w:val="32"/>
          <w:u w:val="single"/>
        </w:rPr>
        <w:t>PANDAS</w:t>
      </w:r>
    </w:p>
    <w:p w:rsidR="00F240C0" w:rsidRPr="00351807" w:rsidRDefault="00F240C0" w:rsidP="00F240C0">
      <w:pPr>
        <w:pStyle w:val="BodyText"/>
        <w:spacing w:before="209" w:line="276" w:lineRule="auto"/>
        <w:ind w:left="280" w:right="1275"/>
        <w:jc w:val="both"/>
        <w:rPr>
          <w:color w:val="000009"/>
          <w:sz w:val="28"/>
          <w:szCs w:val="28"/>
        </w:rPr>
      </w:pPr>
      <w:r w:rsidRPr="00351807">
        <w:rPr>
          <w:color w:val="000009"/>
          <w:sz w:val="28"/>
          <w:szCs w:val="28"/>
        </w:rPr>
        <w:t>Pandas is a software library written for the Python programming language for data</w:t>
      </w:r>
      <w:r w:rsidRPr="00351807">
        <w:rPr>
          <w:color w:val="000009"/>
          <w:spacing w:val="1"/>
          <w:sz w:val="28"/>
          <w:szCs w:val="28"/>
        </w:rPr>
        <w:t xml:space="preserve"> </w:t>
      </w:r>
      <w:r w:rsidRPr="00351807">
        <w:rPr>
          <w:color w:val="000009"/>
          <w:sz w:val="28"/>
          <w:szCs w:val="28"/>
        </w:rPr>
        <w:t>manipulation and analysis. In particular, it offers data structures and operations for</w:t>
      </w:r>
      <w:r w:rsidRPr="00351807">
        <w:rPr>
          <w:color w:val="000009"/>
          <w:spacing w:val="1"/>
          <w:sz w:val="28"/>
          <w:szCs w:val="28"/>
        </w:rPr>
        <w:t xml:space="preserve"> </w:t>
      </w:r>
      <w:r w:rsidRPr="00351807">
        <w:rPr>
          <w:color w:val="000009"/>
          <w:sz w:val="28"/>
          <w:szCs w:val="28"/>
        </w:rPr>
        <w:t>manipulating numerical tables and time series. It is free software released under the</w:t>
      </w:r>
      <w:r w:rsidRPr="00351807">
        <w:rPr>
          <w:color w:val="000009"/>
          <w:spacing w:val="1"/>
          <w:sz w:val="28"/>
          <w:szCs w:val="28"/>
        </w:rPr>
        <w:t xml:space="preserve"> </w:t>
      </w:r>
      <w:r w:rsidRPr="00351807">
        <w:rPr>
          <w:color w:val="000009"/>
          <w:sz w:val="28"/>
          <w:szCs w:val="28"/>
        </w:rPr>
        <w:t>three-clause BSD license.</w:t>
      </w:r>
    </w:p>
    <w:p w:rsidR="00DF1BCA" w:rsidRPr="00F240C0" w:rsidRDefault="00DF1BCA" w:rsidP="00F240C0">
      <w:pPr>
        <w:pStyle w:val="BodyText"/>
        <w:spacing w:before="209" w:line="276" w:lineRule="auto"/>
        <w:ind w:left="280" w:right="1275"/>
        <w:jc w:val="both"/>
        <w:rPr>
          <w:sz w:val="26"/>
          <w:szCs w:val="26"/>
        </w:rPr>
      </w:pPr>
    </w:p>
    <w:p w:rsidR="00F240C0" w:rsidRPr="00351807" w:rsidRDefault="00F240C0" w:rsidP="00F240C0">
      <w:pPr>
        <w:pStyle w:val="Heading6"/>
        <w:spacing w:before="167"/>
        <w:rPr>
          <w:rFonts w:ascii="Arial"/>
          <w:b/>
          <w:bCs/>
          <w:sz w:val="32"/>
          <w:szCs w:val="32"/>
          <w:u w:val="single"/>
        </w:rPr>
      </w:pPr>
      <w:r w:rsidRPr="00351807">
        <w:rPr>
          <w:rFonts w:ascii="Arial"/>
          <w:b/>
          <w:bCs/>
          <w:color w:val="000009"/>
          <w:sz w:val="32"/>
          <w:szCs w:val="32"/>
          <w:u w:val="single"/>
        </w:rPr>
        <w:t>SCIKIT-LEARN</w:t>
      </w:r>
    </w:p>
    <w:p w:rsidR="00F240C0" w:rsidRPr="00351807" w:rsidRDefault="00F240C0" w:rsidP="00F240C0">
      <w:pPr>
        <w:pStyle w:val="BodyText"/>
        <w:spacing w:before="208" w:line="276" w:lineRule="auto"/>
        <w:ind w:left="280" w:right="1275"/>
        <w:jc w:val="both"/>
        <w:rPr>
          <w:color w:val="000009"/>
          <w:sz w:val="28"/>
          <w:szCs w:val="28"/>
        </w:rPr>
      </w:pPr>
      <w:r w:rsidRPr="00351807">
        <w:rPr>
          <w:color w:val="000009"/>
          <w:sz w:val="28"/>
          <w:szCs w:val="28"/>
        </w:rPr>
        <w:t>Scikit-learn is a free software machine learning library for the Python programming</w:t>
      </w:r>
      <w:r w:rsidRPr="00351807">
        <w:rPr>
          <w:color w:val="000009"/>
          <w:spacing w:val="1"/>
          <w:sz w:val="28"/>
          <w:szCs w:val="28"/>
        </w:rPr>
        <w:t xml:space="preserve"> </w:t>
      </w:r>
      <w:r w:rsidRPr="00351807">
        <w:rPr>
          <w:color w:val="000009"/>
          <w:sz w:val="28"/>
          <w:szCs w:val="28"/>
        </w:rPr>
        <w:t>language.</w:t>
      </w:r>
      <w:r w:rsidRPr="00351807">
        <w:rPr>
          <w:color w:val="000009"/>
          <w:spacing w:val="1"/>
          <w:sz w:val="28"/>
          <w:szCs w:val="28"/>
        </w:rPr>
        <w:t xml:space="preserve"> </w:t>
      </w:r>
      <w:r w:rsidRPr="00351807">
        <w:rPr>
          <w:color w:val="000009"/>
          <w:sz w:val="28"/>
          <w:szCs w:val="28"/>
        </w:rPr>
        <w:t>It</w:t>
      </w:r>
      <w:r w:rsidRPr="00351807">
        <w:rPr>
          <w:color w:val="000009"/>
          <w:spacing w:val="1"/>
          <w:sz w:val="28"/>
          <w:szCs w:val="28"/>
        </w:rPr>
        <w:t xml:space="preserve"> </w:t>
      </w:r>
      <w:r w:rsidRPr="00351807">
        <w:rPr>
          <w:color w:val="000009"/>
          <w:sz w:val="28"/>
          <w:szCs w:val="28"/>
        </w:rPr>
        <w:t>features</w:t>
      </w:r>
      <w:r w:rsidRPr="00351807">
        <w:rPr>
          <w:color w:val="000009"/>
          <w:spacing w:val="1"/>
          <w:sz w:val="28"/>
          <w:szCs w:val="28"/>
        </w:rPr>
        <w:t xml:space="preserve"> </w:t>
      </w:r>
      <w:r w:rsidRPr="00351807">
        <w:rPr>
          <w:color w:val="000009"/>
          <w:sz w:val="28"/>
          <w:szCs w:val="28"/>
        </w:rPr>
        <w:t>various</w:t>
      </w:r>
      <w:r w:rsidRPr="00351807">
        <w:rPr>
          <w:color w:val="000009"/>
          <w:spacing w:val="1"/>
          <w:sz w:val="28"/>
          <w:szCs w:val="28"/>
        </w:rPr>
        <w:t xml:space="preserve"> </w:t>
      </w:r>
      <w:r w:rsidRPr="00351807">
        <w:rPr>
          <w:color w:val="000009"/>
          <w:sz w:val="28"/>
          <w:szCs w:val="28"/>
        </w:rPr>
        <w:t>classification,</w:t>
      </w:r>
      <w:r w:rsidRPr="00351807">
        <w:rPr>
          <w:color w:val="000009"/>
          <w:spacing w:val="1"/>
          <w:sz w:val="28"/>
          <w:szCs w:val="28"/>
        </w:rPr>
        <w:t xml:space="preserve"> </w:t>
      </w:r>
      <w:r w:rsidRPr="00351807">
        <w:rPr>
          <w:color w:val="000009"/>
          <w:sz w:val="28"/>
          <w:szCs w:val="28"/>
        </w:rPr>
        <w:t>regression</w:t>
      </w:r>
      <w:r w:rsidRPr="00351807">
        <w:rPr>
          <w:color w:val="000009"/>
          <w:spacing w:val="1"/>
          <w:sz w:val="28"/>
          <w:szCs w:val="28"/>
        </w:rPr>
        <w:t xml:space="preserve"> </w:t>
      </w:r>
      <w:r w:rsidRPr="00351807">
        <w:rPr>
          <w:color w:val="000009"/>
          <w:sz w:val="28"/>
          <w:szCs w:val="28"/>
        </w:rPr>
        <w:t>and clustering algorithms</w:t>
      </w:r>
      <w:r w:rsidRPr="00351807">
        <w:rPr>
          <w:color w:val="000009"/>
          <w:spacing w:val="1"/>
          <w:sz w:val="28"/>
          <w:szCs w:val="28"/>
        </w:rPr>
        <w:t xml:space="preserve"> </w:t>
      </w:r>
      <w:r w:rsidRPr="00351807">
        <w:rPr>
          <w:color w:val="000009"/>
          <w:sz w:val="28"/>
          <w:szCs w:val="28"/>
        </w:rPr>
        <w:t>including support-vector machines</w:t>
      </w:r>
    </w:p>
    <w:p w:rsidR="00351807" w:rsidRPr="00F240C0" w:rsidRDefault="00351807" w:rsidP="00F240C0">
      <w:pPr>
        <w:pStyle w:val="BodyText"/>
        <w:spacing w:before="208" w:line="276" w:lineRule="auto"/>
        <w:ind w:left="280" w:right="1275"/>
        <w:jc w:val="both"/>
        <w:rPr>
          <w:sz w:val="26"/>
          <w:szCs w:val="26"/>
        </w:rPr>
      </w:pPr>
    </w:p>
    <w:p w:rsidR="00F240C0" w:rsidRDefault="00F240C0" w:rsidP="00F240C0">
      <w:pPr>
        <w:pStyle w:val="BodyText"/>
        <w:rPr>
          <w:sz w:val="26"/>
        </w:rPr>
      </w:pPr>
    </w:p>
    <w:p w:rsidR="00F240C0" w:rsidRPr="00351807" w:rsidRDefault="00F240C0" w:rsidP="00F240C0">
      <w:pPr>
        <w:pStyle w:val="Heading6"/>
        <w:rPr>
          <w:rFonts w:ascii="Arial"/>
          <w:b/>
          <w:bCs/>
          <w:sz w:val="32"/>
          <w:szCs w:val="32"/>
          <w:u w:val="single"/>
        </w:rPr>
      </w:pPr>
      <w:r w:rsidRPr="00351807">
        <w:rPr>
          <w:rFonts w:ascii="Arial"/>
          <w:b/>
          <w:bCs/>
          <w:color w:val="000009"/>
          <w:sz w:val="32"/>
          <w:szCs w:val="32"/>
          <w:u w:val="single"/>
        </w:rPr>
        <w:t>MATPLOTLIB</w:t>
      </w:r>
    </w:p>
    <w:p w:rsidR="00F240C0" w:rsidRPr="00351807" w:rsidRDefault="00F240C0" w:rsidP="00F240C0">
      <w:pPr>
        <w:pStyle w:val="BodyText"/>
        <w:spacing w:before="209" w:line="276" w:lineRule="auto"/>
        <w:ind w:left="280" w:right="1274"/>
        <w:jc w:val="both"/>
        <w:rPr>
          <w:color w:val="000009"/>
          <w:sz w:val="28"/>
          <w:szCs w:val="28"/>
        </w:rPr>
      </w:pPr>
      <w:r w:rsidRPr="00351807">
        <w:rPr>
          <w:color w:val="000009"/>
          <w:sz w:val="28"/>
          <w:szCs w:val="28"/>
        </w:rPr>
        <w:t>Matplotlib is a plotting library for the Python programming language and its numerical</w:t>
      </w:r>
      <w:r w:rsidRPr="00351807">
        <w:rPr>
          <w:color w:val="000009"/>
          <w:spacing w:val="-64"/>
          <w:sz w:val="28"/>
          <w:szCs w:val="28"/>
        </w:rPr>
        <w:t xml:space="preserve"> </w:t>
      </w:r>
      <w:r w:rsidRPr="00351807">
        <w:rPr>
          <w:color w:val="000009"/>
          <w:sz w:val="28"/>
          <w:szCs w:val="28"/>
        </w:rPr>
        <w:t>mathematics extension NumPy. It provides an object-oriented API for embedding</w:t>
      </w:r>
      <w:r w:rsidRPr="00351807">
        <w:rPr>
          <w:color w:val="000009"/>
          <w:spacing w:val="1"/>
          <w:sz w:val="28"/>
          <w:szCs w:val="28"/>
        </w:rPr>
        <w:t xml:space="preserve"> </w:t>
      </w:r>
      <w:r w:rsidRPr="00351807">
        <w:rPr>
          <w:color w:val="000009"/>
          <w:sz w:val="28"/>
          <w:szCs w:val="28"/>
        </w:rPr>
        <w:t>plots into applications using general-purpose GUI toolkits like Tkinter, wxPython, Qt,</w:t>
      </w:r>
      <w:r w:rsidRPr="00351807">
        <w:rPr>
          <w:color w:val="000009"/>
          <w:spacing w:val="1"/>
          <w:sz w:val="28"/>
          <w:szCs w:val="28"/>
        </w:rPr>
        <w:t xml:space="preserve"> </w:t>
      </w:r>
      <w:r w:rsidRPr="00351807">
        <w:rPr>
          <w:color w:val="000009"/>
          <w:sz w:val="28"/>
          <w:szCs w:val="28"/>
        </w:rPr>
        <w:t>or GTK.</w:t>
      </w:r>
    </w:p>
    <w:p w:rsidR="00454603" w:rsidRDefault="00454603" w:rsidP="00F240C0">
      <w:pPr>
        <w:pStyle w:val="BodyText"/>
        <w:spacing w:before="209" w:line="276" w:lineRule="auto"/>
        <w:ind w:left="280" w:right="1274"/>
        <w:jc w:val="both"/>
        <w:rPr>
          <w:color w:val="000009"/>
          <w:sz w:val="26"/>
          <w:szCs w:val="26"/>
        </w:rPr>
      </w:pPr>
    </w:p>
    <w:p w:rsidR="00DF1BCA" w:rsidRDefault="00DF1BCA" w:rsidP="00F240C0">
      <w:pPr>
        <w:pStyle w:val="BodyText"/>
        <w:spacing w:before="209" w:line="276" w:lineRule="auto"/>
        <w:ind w:left="280" w:right="1274"/>
        <w:jc w:val="both"/>
        <w:rPr>
          <w:color w:val="000009"/>
          <w:sz w:val="26"/>
          <w:szCs w:val="26"/>
        </w:rPr>
      </w:pPr>
    </w:p>
    <w:p w:rsidR="00DF1BCA" w:rsidRDefault="00DF1BCA" w:rsidP="00F240C0">
      <w:pPr>
        <w:pStyle w:val="BodyText"/>
        <w:spacing w:before="209" w:line="276" w:lineRule="auto"/>
        <w:ind w:left="280" w:right="1274"/>
        <w:jc w:val="both"/>
        <w:rPr>
          <w:color w:val="000009"/>
          <w:sz w:val="26"/>
          <w:szCs w:val="26"/>
        </w:rPr>
      </w:pPr>
    </w:p>
    <w:p w:rsidR="00DF1BCA" w:rsidRDefault="00DF1BCA" w:rsidP="00F240C0">
      <w:pPr>
        <w:pStyle w:val="BodyText"/>
        <w:spacing w:before="209" w:line="276" w:lineRule="auto"/>
        <w:ind w:left="280" w:right="1274"/>
        <w:jc w:val="both"/>
        <w:rPr>
          <w:color w:val="000009"/>
          <w:sz w:val="26"/>
          <w:szCs w:val="26"/>
        </w:rPr>
      </w:pPr>
    </w:p>
    <w:p w:rsidR="00DF1BCA" w:rsidRDefault="00DF1BCA" w:rsidP="00F240C0">
      <w:pPr>
        <w:pStyle w:val="BodyText"/>
        <w:spacing w:before="209" w:line="276" w:lineRule="auto"/>
        <w:ind w:left="280" w:right="1274"/>
        <w:jc w:val="both"/>
        <w:rPr>
          <w:color w:val="000009"/>
          <w:sz w:val="26"/>
          <w:szCs w:val="26"/>
        </w:rPr>
      </w:pPr>
    </w:p>
    <w:p w:rsidR="00DF1BCA" w:rsidRDefault="00DF1BCA" w:rsidP="00F240C0">
      <w:pPr>
        <w:pStyle w:val="BodyText"/>
        <w:spacing w:before="209" w:line="276" w:lineRule="auto"/>
        <w:ind w:left="280" w:right="1274"/>
        <w:jc w:val="both"/>
        <w:rPr>
          <w:color w:val="000009"/>
          <w:sz w:val="26"/>
          <w:szCs w:val="26"/>
        </w:rPr>
      </w:pPr>
    </w:p>
    <w:p w:rsidR="00DF1BCA" w:rsidRDefault="00DF1BCA" w:rsidP="00F240C0">
      <w:pPr>
        <w:pStyle w:val="BodyText"/>
        <w:spacing w:before="209" w:line="276" w:lineRule="auto"/>
        <w:ind w:left="280" w:right="1274"/>
        <w:jc w:val="both"/>
        <w:rPr>
          <w:color w:val="000009"/>
          <w:sz w:val="26"/>
          <w:szCs w:val="26"/>
        </w:rPr>
      </w:pPr>
    </w:p>
    <w:p w:rsidR="00DF1BCA" w:rsidRDefault="00DF1BCA" w:rsidP="00F240C0">
      <w:pPr>
        <w:pStyle w:val="BodyText"/>
        <w:spacing w:before="209" w:line="276" w:lineRule="auto"/>
        <w:ind w:left="280" w:right="1274"/>
        <w:jc w:val="both"/>
        <w:rPr>
          <w:color w:val="000009"/>
          <w:sz w:val="26"/>
          <w:szCs w:val="26"/>
        </w:rPr>
      </w:pPr>
    </w:p>
    <w:p w:rsidR="00DF1BCA" w:rsidRDefault="00DF1BCA" w:rsidP="00F240C0">
      <w:pPr>
        <w:pStyle w:val="BodyText"/>
        <w:spacing w:before="209" w:line="276" w:lineRule="auto"/>
        <w:ind w:left="280" w:right="1274"/>
        <w:jc w:val="both"/>
        <w:rPr>
          <w:color w:val="000009"/>
          <w:sz w:val="26"/>
          <w:szCs w:val="26"/>
        </w:rPr>
      </w:pPr>
    </w:p>
    <w:p w:rsidR="00DF1BCA" w:rsidRDefault="00DF1BCA" w:rsidP="00F240C0">
      <w:pPr>
        <w:pStyle w:val="BodyText"/>
        <w:spacing w:before="209" w:line="276" w:lineRule="auto"/>
        <w:ind w:left="280" w:right="1274"/>
        <w:jc w:val="both"/>
        <w:rPr>
          <w:color w:val="000009"/>
          <w:sz w:val="26"/>
          <w:szCs w:val="26"/>
        </w:rPr>
      </w:pPr>
    </w:p>
    <w:p w:rsidR="00DF1BCA" w:rsidRDefault="00DF1BCA" w:rsidP="00F240C0">
      <w:pPr>
        <w:pStyle w:val="BodyText"/>
        <w:spacing w:before="209" w:line="276" w:lineRule="auto"/>
        <w:ind w:left="280" w:right="1274"/>
        <w:jc w:val="both"/>
        <w:rPr>
          <w:color w:val="000009"/>
          <w:sz w:val="26"/>
          <w:szCs w:val="26"/>
        </w:rPr>
      </w:pPr>
    </w:p>
    <w:p w:rsidR="00DF1BCA" w:rsidRDefault="00DF1BCA" w:rsidP="00F240C0">
      <w:pPr>
        <w:pStyle w:val="BodyText"/>
        <w:spacing w:before="209" w:line="276" w:lineRule="auto"/>
        <w:ind w:left="280" w:right="1274"/>
        <w:jc w:val="both"/>
        <w:rPr>
          <w:color w:val="000009"/>
          <w:sz w:val="26"/>
          <w:szCs w:val="26"/>
        </w:rPr>
      </w:pPr>
    </w:p>
    <w:p w:rsidR="00F44174" w:rsidRDefault="00F44174" w:rsidP="00DD53FD">
      <w:pPr>
        <w:pStyle w:val="BodyText"/>
        <w:spacing w:before="209" w:line="276" w:lineRule="auto"/>
        <w:ind w:right="1274"/>
        <w:jc w:val="both"/>
        <w:rPr>
          <w:color w:val="000009"/>
          <w:sz w:val="26"/>
          <w:szCs w:val="26"/>
        </w:rPr>
      </w:pPr>
    </w:p>
    <w:p w:rsidR="00454603" w:rsidRDefault="00454603" w:rsidP="00DD53FD">
      <w:pPr>
        <w:pStyle w:val="BodyText"/>
        <w:spacing w:before="209" w:line="276" w:lineRule="auto"/>
        <w:ind w:right="1274"/>
        <w:jc w:val="both"/>
        <w:rPr>
          <w:b/>
          <w:bCs/>
          <w:color w:val="000009"/>
          <w:sz w:val="38"/>
          <w:szCs w:val="38"/>
          <w:u w:val="single"/>
        </w:rPr>
      </w:pPr>
      <w:r w:rsidRPr="00454603">
        <w:rPr>
          <w:b/>
          <w:bCs/>
          <w:color w:val="000009"/>
          <w:sz w:val="38"/>
          <w:szCs w:val="38"/>
          <w:u w:val="single"/>
        </w:rPr>
        <w:t>CHAPTER-3</w:t>
      </w:r>
    </w:p>
    <w:p w:rsidR="00454603" w:rsidRDefault="00DD53FD" w:rsidP="00DD53FD">
      <w:pPr>
        <w:pStyle w:val="BodyText"/>
        <w:spacing w:before="209" w:line="276" w:lineRule="auto"/>
        <w:ind w:right="1274"/>
        <w:jc w:val="both"/>
        <w:rPr>
          <w:b/>
          <w:bCs/>
          <w:sz w:val="38"/>
          <w:szCs w:val="38"/>
          <w:u w:val="single"/>
        </w:rPr>
      </w:pPr>
      <w:r>
        <w:rPr>
          <w:b/>
          <w:bCs/>
          <w:sz w:val="38"/>
          <w:szCs w:val="38"/>
          <w:u w:val="single"/>
        </w:rPr>
        <w:t>METHODOLOGY</w:t>
      </w:r>
    </w:p>
    <w:p w:rsidR="00DD53FD" w:rsidRDefault="00DD53FD" w:rsidP="00F240C0">
      <w:pPr>
        <w:pStyle w:val="BodyText"/>
        <w:spacing w:before="209" w:line="276" w:lineRule="auto"/>
        <w:ind w:left="280" w:right="1274"/>
        <w:jc w:val="both"/>
        <w:rPr>
          <w:b/>
          <w:bCs/>
          <w:sz w:val="38"/>
          <w:szCs w:val="38"/>
          <w:u w:val="single"/>
        </w:rPr>
      </w:pPr>
    </w:p>
    <w:p w:rsidR="00DD53FD" w:rsidRDefault="00DD53FD" w:rsidP="00DD53FD">
      <w:pPr>
        <w:pStyle w:val="BodyText"/>
        <w:numPr>
          <w:ilvl w:val="0"/>
          <w:numId w:val="10"/>
        </w:numPr>
        <w:spacing w:before="209" w:line="276" w:lineRule="auto"/>
        <w:ind w:right="1274"/>
        <w:jc w:val="both"/>
        <w:rPr>
          <w:b/>
          <w:bCs/>
          <w:sz w:val="38"/>
          <w:szCs w:val="38"/>
          <w:u w:val="single"/>
        </w:rPr>
      </w:pPr>
      <w:r>
        <w:rPr>
          <w:b/>
          <w:bCs/>
          <w:sz w:val="38"/>
          <w:szCs w:val="38"/>
          <w:u w:val="single"/>
        </w:rPr>
        <w:t>COMMON HASHTAGS</w:t>
      </w:r>
    </w:p>
    <w:p w:rsidR="00DD53FD" w:rsidRDefault="00DD53FD" w:rsidP="00DD53FD">
      <w:pPr>
        <w:pStyle w:val="BodyText"/>
        <w:spacing w:before="209" w:line="276" w:lineRule="auto"/>
        <w:ind w:left="720" w:right="1274"/>
        <w:jc w:val="both"/>
      </w:pPr>
      <w:r w:rsidRPr="00763137">
        <w:rPr>
          <w:u w:val="single"/>
        </w:rPr>
        <w:t>User Name Extraction:</w:t>
      </w:r>
      <w:r>
        <w:t xml:space="preserve"> In this analysis, we extract the username both in the posting list and the tweets. The method we extract the id, instead of complicated string matching, is localizing the mark of ‘@’ in the tweets. However, some unformatted data, like user names followed by ‘;’ are also filtered in. After extraction, we further guarantee the uniqueness of the username.</w:t>
      </w:r>
    </w:p>
    <w:p w:rsidR="00763137" w:rsidRDefault="00763137" w:rsidP="00763137">
      <w:pPr>
        <w:pStyle w:val="BodyText"/>
        <w:spacing w:before="209" w:line="276" w:lineRule="auto"/>
        <w:ind w:right="1274"/>
        <w:jc w:val="both"/>
      </w:pPr>
      <w:r>
        <w:t xml:space="preserve">                     </w:t>
      </w:r>
      <w:r w:rsidRPr="00763137">
        <w:rPr>
          <w:noProof/>
        </w:rPr>
        <w:drawing>
          <wp:inline distT="0" distB="0" distL="0" distR="0" wp14:anchorId="3BFDF0C4" wp14:editId="2A57BDED">
            <wp:extent cx="3448227" cy="14732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8227" cy="1473276"/>
                    </a:xfrm>
                    <a:prstGeom prst="rect">
                      <a:avLst/>
                    </a:prstGeom>
                  </pic:spPr>
                </pic:pic>
              </a:graphicData>
            </a:graphic>
          </wp:inline>
        </w:drawing>
      </w:r>
    </w:p>
    <w:p w:rsidR="00763137" w:rsidRDefault="00763137" w:rsidP="00DD53FD">
      <w:pPr>
        <w:pStyle w:val="BodyText"/>
        <w:spacing w:before="209" w:line="276" w:lineRule="auto"/>
        <w:ind w:left="720" w:right="1274"/>
        <w:jc w:val="both"/>
      </w:pPr>
    </w:p>
    <w:p w:rsidR="00763137" w:rsidRDefault="00763137" w:rsidP="00DD53FD">
      <w:pPr>
        <w:pStyle w:val="BodyText"/>
        <w:spacing w:before="209" w:line="276" w:lineRule="auto"/>
        <w:ind w:left="720" w:right="1274"/>
        <w:jc w:val="both"/>
      </w:pPr>
      <w:r w:rsidRPr="00763137">
        <w:rPr>
          <w:u w:val="single"/>
        </w:rPr>
        <w:t>Hashtag Extraction</w:t>
      </w:r>
      <w:r>
        <w:t>: Similar to user name extraction, because of the importance of hashtag when spreading virally, we extract all the hashtags by localizing the mark of ‘#’ in the tweets. Compared to username, the format of hashtags referring to the same content can be more various.</w:t>
      </w:r>
    </w:p>
    <w:p w:rsidR="00351807" w:rsidRDefault="00351807" w:rsidP="00DD53FD">
      <w:pPr>
        <w:pStyle w:val="BodyText"/>
        <w:spacing w:before="209" w:line="276" w:lineRule="auto"/>
        <w:ind w:left="720" w:right="1274"/>
        <w:jc w:val="both"/>
      </w:pPr>
    </w:p>
    <w:p w:rsidR="00351807" w:rsidRDefault="00354EBB" w:rsidP="00DD53FD">
      <w:pPr>
        <w:pStyle w:val="BodyText"/>
        <w:spacing w:before="209" w:line="276" w:lineRule="auto"/>
        <w:ind w:left="720" w:right="1274"/>
        <w:jc w:val="both"/>
      </w:pPr>
      <w:r w:rsidRPr="00763137">
        <w:rPr>
          <w:noProof/>
        </w:rPr>
        <w:drawing>
          <wp:anchor distT="0" distB="0" distL="114300" distR="114300" simplePos="0" relativeHeight="251660288" behindDoc="1" locked="0" layoutInCell="1" allowOverlap="1" wp14:anchorId="52226823" wp14:editId="0D01ED98">
            <wp:simplePos x="0" y="0"/>
            <wp:positionH relativeFrom="column">
              <wp:posOffset>-180774</wp:posOffset>
            </wp:positionH>
            <wp:positionV relativeFrom="paragraph">
              <wp:posOffset>39370</wp:posOffset>
            </wp:positionV>
            <wp:extent cx="6325235" cy="192468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25235" cy="1924685"/>
                    </a:xfrm>
                    <a:prstGeom prst="rect">
                      <a:avLst/>
                    </a:prstGeom>
                  </pic:spPr>
                </pic:pic>
              </a:graphicData>
            </a:graphic>
            <wp14:sizeRelH relativeFrom="page">
              <wp14:pctWidth>0</wp14:pctWidth>
            </wp14:sizeRelH>
            <wp14:sizeRelV relativeFrom="page">
              <wp14:pctHeight>0</wp14:pctHeight>
            </wp14:sizeRelV>
          </wp:anchor>
        </w:drawing>
      </w:r>
    </w:p>
    <w:p w:rsidR="00351807" w:rsidRDefault="00351807" w:rsidP="00DD53FD">
      <w:pPr>
        <w:pStyle w:val="BodyText"/>
        <w:spacing w:before="209" w:line="276" w:lineRule="auto"/>
        <w:ind w:left="720" w:right="1274"/>
        <w:jc w:val="both"/>
      </w:pPr>
    </w:p>
    <w:p w:rsidR="008A1D24" w:rsidRDefault="008A1D24" w:rsidP="00DD53FD">
      <w:pPr>
        <w:pStyle w:val="BodyText"/>
        <w:spacing w:before="209" w:line="276" w:lineRule="auto"/>
        <w:ind w:left="720" w:right="1274"/>
        <w:jc w:val="both"/>
      </w:pPr>
    </w:p>
    <w:p w:rsidR="00763137" w:rsidRDefault="00763137" w:rsidP="00DD53FD">
      <w:pPr>
        <w:pStyle w:val="BodyText"/>
        <w:spacing w:before="209" w:line="276" w:lineRule="auto"/>
        <w:ind w:left="720" w:right="1274"/>
        <w:jc w:val="both"/>
      </w:pPr>
    </w:p>
    <w:p w:rsidR="00763137" w:rsidRDefault="00763137" w:rsidP="00DD53FD">
      <w:pPr>
        <w:pStyle w:val="BodyText"/>
        <w:spacing w:before="209" w:line="276" w:lineRule="auto"/>
        <w:ind w:left="720" w:right="1274"/>
        <w:jc w:val="both"/>
      </w:pPr>
    </w:p>
    <w:p w:rsidR="00DD53FD" w:rsidRDefault="00DD53FD" w:rsidP="00DD53FD">
      <w:pPr>
        <w:pStyle w:val="BodyText"/>
        <w:spacing w:before="209" w:line="276" w:lineRule="auto"/>
        <w:ind w:left="720" w:right="1274"/>
        <w:jc w:val="both"/>
      </w:pPr>
      <w:r w:rsidRPr="00763137">
        <w:rPr>
          <w:u w:val="single"/>
        </w:rPr>
        <w:t>COMMON HASTAGS</w:t>
      </w:r>
      <w:r>
        <w:t>-</w:t>
      </w:r>
      <w:r w:rsidR="00763137">
        <w:t xml:space="preserve"> </w:t>
      </w:r>
      <w:r>
        <w:t>LIST 2 EXTRACT THE ALL THE HASHTAGS FROM THE USERNAME 1 AND LIST 4 EXTRACT ALL THE HASHTAGS FROM THE USERNAME 2</w:t>
      </w:r>
      <w:r w:rsidR="00763137">
        <w:t>. HENCE LIST 5 CONTAIN ALL THE COMMON HASHTAGS.</w:t>
      </w:r>
    </w:p>
    <w:p w:rsidR="00763137" w:rsidRPr="00DD53FD" w:rsidRDefault="00763137" w:rsidP="00DD53FD">
      <w:pPr>
        <w:pStyle w:val="BodyText"/>
        <w:spacing w:before="209" w:line="276" w:lineRule="auto"/>
        <w:ind w:left="720" w:right="1274"/>
        <w:jc w:val="both"/>
        <w:rPr>
          <w:sz w:val="38"/>
          <w:szCs w:val="38"/>
        </w:rPr>
      </w:pPr>
    </w:p>
    <w:p w:rsidR="00455E22" w:rsidRPr="00455E22" w:rsidRDefault="00763137" w:rsidP="00F240C0">
      <w:pPr>
        <w:jc w:val="both"/>
        <w:rPr>
          <w:sz w:val="32"/>
          <w:szCs w:val="32"/>
        </w:rPr>
      </w:pPr>
      <w:r w:rsidRPr="00763137">
        <w:rPr>
          <w:noProof/>
          <w:sz w:val="38"/>
          <w:szCs w:val="38"/>
        </w:rPr>
        <w:drawing>
          <wp:anchor distT="0" distB="0" distL="114300" distR="114300" simplePos="0" relativeHeight="251649024" behindDoc="1" locked="0" layoutInCell="1" allowOverlap="1" wp14:anchorId="3DE5FFD4" wp14:editId="1A5B15B3">
            <wp:simplePos x="0" y="0"/>
            <wp:positionH relativeFrom="column">
              <wp:posOffset>-220306</wp:posOffset>
            </wp:positionH>
            <wp:positionV relativeFrom="paragraph">
              <wp:posOffset>88201</wp:posOffset>
            </wp:positionV>
            <wp:extent cx="5943600" cy="1350120"/>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1350120"/>
                    </a:xfrm>
                    <a:prstGeom prst="rect">
                      <a:avLst/>
                    </a:prstGeom>
                  </pic:spPr>
                </pic:pic>
              </a:graphicData>
            </a:graphic>
            <wp14:sizeRelH relativeFrom="page">
              <wp14:pctWidth>0</wp14:pctWidth>
            </wp14:sizeRelH>
            <wp14:sizeRelV relativeFrom="page">
              <wp14:pctHeight>0</wp14:pctHeight>
            </wp14:sizeRelV>
          </wp:anchor>
        </w:drawing>
      </w:r>
    </w:p>
    <w:p w:rsidR="00455E22" w:rsidRDefault="00455E22" w:rsidP="009A352D">
      <w:pPr>
        <w:jc w:val="both"/>
        <w:rPr>
          <w:b/>
          <w:bCs/>
          <w:sz w:val="44"/>
          <w:szCs w:val="44"/>
          <w:u w:val="single"/>
        </w:rPr>
      </w:pPr>
    </w:p>
    <w:p w:rsidR="008A1D24" w:rsidRDefault="008A1D24" w:rsidP="009A352D">
      <w:pPr>
        <w:jc w:val="both"/>
        <w:rPr>
          <w:b/>
          <w:bCs/>
          <w:sz w:val="44"/>
          <w:szCs w:val="44"/>
          <w:u w:val="single"/>
        </w:rPr>
      </w:pPr>
    </w:p>
    <w:p w:rsidR="008A1D24" w:rsidRDefault="008A1D24" w:rsidP="008A1D24">
      <w:pPr>
        <w:jc w:val="both"/>
        <w:rPr>
          <w:b/>
          <w:bCs/>
          <w:sz w:val="44"/>
          <w:szCs w:val="44"/>
          <w:u w:val="single"/>
        </w:rPr>
      </w:pPr>
    </w:p>
    <w:p w:rsidR="00436B92" w:rsidRPr="00436B92" w:rsidRDefault="008A1D24" w:rsidP="00436B92">
      <w:pPr>
        <w:pStyle w:val="ListParagraph"/>
        <w:numPr>
          <w:ilvl w:val="0"/>
          <w:numId w:val="10"/>
        </w:numPr>
        <w:jc w:val="both"/>
        <w:rPr>
          <w:b/>
          <w:bCs/>
          <w:sz w:val="36"/>
          <w:szCs w:val="36"/>
          <w:u w:val="single"/>
        </w:rPr>
      </w:pPr>
      <w:r w:rsidRPr="00436B92">
        <w:rPr>
          <w:b/>
          <w:bCs/>
          <w:sz w:val="36"/>
          <w:szCs w:val="36"/>
          <w:u w:val="single"/>
        </w:rPr>
        <w:t>Frequency of Hashtags</w:t>
      </w:r>
    </w:p>
    <w:p w:rsidR="00436B92" w:rsidRPr="00436B92" w:rsidRDefault="00436B92" w:rsidP="00436B92">
      <w:pPr>
        <w:ind w:left="360"/>
        <w:jc w:val="both"/>
        <w:rPr>
          <w:b/>
          <w:bCs/>
          <w:sz w:val="42"/>
          <w:szCs w:val="42"/>
          <w:u w:val="single"/>
        </w:rPr>
      </w:pPr>
    </w:p>
    <w:p w:rsidR="007D12CC" w:rsidRDefault="00436B92" w:rsidP="00306644">
      <w:pPr>
        <w:jc w:val="both"/>
        <w:rPr>
          <w:sz w:val="24"/>
          <w:szCs w:val="24"/>
        </w:rPr>
      </w:pPr>
      <w:r w:rsidRPr="00436B92">
        <w:rPr>
          <w:sz w:val="24"/>
          <w:szCs w:val="24"/>
        </w:rPr>
        <w:t>As we discussed, hashtag nowadays become the most effective tools for ISIS members to spread their news and avoid being banned. Hashtags will be able to reveal the potential attack, ISIS ongoing activities and future plans. For example, after nice attack in France, the members of ISIS encourage their followers to hashtag ‘#NiceISIS’ for wide spreading, even skews the twitter tag trend. The method we compute the frequency of hash tag is simply summarizing all the occurrence of unique tag in tweets. The statistics server as, first, an understanding of their tag trend during this time, and secondly, a preparation for analyzing and predicting the attacks</w:t>
      </w:r>
      <w:r>
        <w:rPr>
          <w:sz w:val="24"/>
          <w:szCs w:val="24"/>
        </w:rPr>
        <w:t>.</w:t>
      </w:r>
    </w:p>
    <w:p w:rsidR="007D12CC" w:rsidRDefault="00436B92" w:rsidP="00306644">
      <w:pPr>
        <w:jc w:val="both"/>
        <w:rPr>
          <w:sz w:val="24"/>
          <w:szCs w:val="24"/>
        </w:rPr>
      </w:pPr>
      <w:r w:rsidRPr="00436B92">
        <w:rPr>
          <w:sz w:val="24"/>
          <w:szCs w:val="24"/>
        </w:rPr>
        <w:t xml:space="preserve">The information we use for prediction is high-frequency hashtags with their frequency, and high-importance user with their involvement in one-day tweets, as well as the total tweets number for one day. For the hashtags, we rank them by frequency, and select top </w:t>
      </w:r>
      <w:r>
        <w:rPr>
          <w:sz w:val="24"/>
          <w:szCs w:val="24"/>
        </w:rPr>
        <w:t>7</w:t>
      </w:r>
      <w:r w:rsidRPr="00436B92">
        <w:rPr>
          <w:sz w:val="24"/>
          <w:szCs w:val="24"/>
        </w:rPr>
        <w:t xml:space="preserve"> by thresholding on frequency </w:t>
      </w:r>
      <w:r>
        <w:rPr>
          <w:sz w:val="24"/>
          <w:szCs w:val="24"/>
        </w:rPr>
        <w:t>7</w:t>
      </w:r>
      <w:r w:rsidRPr="00436B92">
        <w:rPr>
          <w:sz w:val="24"/>
          <w:szCs w:val="24"/>
        </w:rPr>
        <w:t>.</w:t>
      </w:r>
    </w:p>
    <w:p w:rsidR="007D12CC" w:rsidRDefault="00436B92" w:rsidP="00306644">
      <w:pPr>
        <w:jc w:val="both"/>
        <w:rPr>
          <w:sz w:val="24"/>
          <w:szCs w:val="24"/>
        </w:rPr>
      </w:pPr>
      <w:r>
        <w:rPr>
          <w:sz w:val="24"/>
          <w:szCs w:val="24"/>
        </w:rPr>
        <w:t>Sort them in descending orders.</w:t>
      </w:r>
    </w:p>
    <w:p w:rsidR="00436B92" w:rsidRDefault="00436B92" w:rsidP="007D12CC">
      <w:pPr>
        <w:rPr>
          <w:sz w:val="24"/>
          <w:szCs w:val="24"/>
        </w:rPr>
      </w:pPr>
      <w:r w:rsidRPr="00436B92">
        <w:rPr>
          <w:noProof/>
          <w:sz w:val="24"/>
          <w:szCs w:val="24"/>
        </w:rPr>
        <w:drawing>
          <wp:inline distT="0" distB="0" distL="0" distR="0" wp14:anchorId="6E0AC524" wp14:editId="0FBA4D0B">
            <wp:extent cx="5943600" cy="857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57250"/>
                    </a:xfrm>
                    <a:prstGeom prst="rect">
                      <a:avLst/>
                    </a:prstGeom>
                  </pic:spPr>
                </pic:pic>
              </a:graphicData>
            </a:graphic>
          </wp:inline>
        </w:drawing>
      </w:r>
    </w:p>
    <w:p w:rsidR="00436B92" w:rsidRDefault="00436B92" w:rsidP="007D12CC">
      <w:pPr>
        <w:rPr>
          <w:sz w:val="24"/>
          <w:szCs w:val="24"/>
        </w:rPr>
      </w:pPr>
    </w:p>
    <w:p w:rsidR="007D12CC" w:rsidRDefault="00436B92" w:rsidP="007D12CC">
      <w:pPr>
        <w:rPr>
          <w:sz w:val="24"/>
          <w:szCs w:val="24"/>
        </w:rPr>
      </w:pPr>
      <w:r>
        <w:rPr>
          <w:sz w:val="24"/>
          <w:szCs w:val="24"/>
        </w:rPr>
        <w:t>Plot the graph of top 7 most used hashtags.</w:t>
      </w:r>
    </w:p>
    <w:p w:rsidR="00436B92" w:rsidRDefault="00436B92" w:rsidP="007D12CC">
      <w:pPr>
        <w:rPr>
          <w:sz w:val="24"/>
          <w:szCs w:val="24"/>
        </w:rPr>
      </w:pPr>
    </w:p>
    <w:p w:rsidR="00436B92" w:rsidRDefault="00607FB2" w:rsidP="007D12CC">
      <w:pPr>
        <w:rPr>
          <w:sz w:val="24"/>
          <w:szCs w:val="24"/>
        </w:rPr>
      </w:pPr>
      <w:r w:rsidRPr="00436B92">
        <w:rPr>
          <w:noProof/>
          <w:sz w:val="24"/>
          <w:szCs w:val="24"/>
        </w:rPr>
        <w:drawing>
          <wp:inline distT="0" distB="0" distL="0" distR="0" wp14:anchorId="00EC1DF5" wp14:editId="65B92C7A">
            <wp:extent cx="5943600" cy="29324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32430"/>
                    </a:xfrm>
                    <a:prstGeom prst="rect">
                      <a:avLst/>
                    </a:prstGeom>
                  </pic:spPr>
                </pic:pic>
              </a:graphicData>
            </a:graphic>
          </wp:inline>
        </w:drawing>
      </w:r>
    </w:p>
    <w:p w:rsidR="007D12CC" w:rsidRDefault="00436B92" w:rsidP="00436B92">
      <w:pPr>
        <w:pStyle w:val="ListParagraph"/>
        <w:numPr>
          <w:ilvl w:val="0"/>
          <w:numId w:val="11"/>
        </w:numPr>
        <w:rPr>
          <w:b/>
          <w:bCs/>
          <w:sz w:val="40"/>
          <w:szCs w:val="40"/>
          <w:u w:val="single"/>
        </w:rPr>
      </w:pPr>
      <w:r w:rsidRPr="00436B92">
        <w:rPr>
          <w:b/>
          <w:bCs/>
          <w:sz w:val="40"/>
          <w:szCs w:val="40"/>
          <w:u w:val="single"/>
        </w:rPr>
        <w:t>W</w:t>
      </w:r>
      <w:r w:rsidR="009B6BB6">
        <w:rPr>
          <w:b/>
          <w:bCs/>
          <w:sz w:val="40"/>
          <w:szCs w:val="40"/>
          <w:u w:val="single"/>
        </w:rPr>
        <w:t>ord</w:t>
      </w:r>
      <w:r w:rsidRPr="00436B92">
        <w:rPr>
          <w:b/>
          <w:bCs/>
          <w:sz w:val="40"/>
          <w:szCs w:val="40"/>
          <w:u w:val="single"/>
        </w:rPr>
        <w:t xml:space="preserve"> C</w:t>
      </w:r>
      <w:r w:rsidR="009B6BB6">
        <w:rPr>
          <w:b/>
          <w:bCs/>
          <w:sz w:val="40"/>
          <w:szCs w:val="40"/>
          <w:u w:val="single"/>
        </w:rPr>
        <w:t>loud</w:t>
      </w:r>
    </w:p>
    <w:p w:rsidR="00436B92" w:rsidRDefault="00436B92" w:rsidP="00436B92">
      <w:pPr>
        <w:pStyle w:val="ListParagraph"/>
        <w:ind w:left="720" w:firstLine="0"/>
        <w:rPr>
          <w:b/>
          <w:bCs/>
          <w:sz w:val="40"/>
          <w:szCs w:val="40"/>
          <w:u w:val="single"/>
        </w:rPr>
      </w:pPr>
    </w:p>
    <w:p w:rsidR="00607FB2" w:rsidRDefault="00607FB2" w:rsidP="00306644">
      <w:pPr>
        <w:jc w:val="both"/>
        <w:rPr>
          <w:sz w:val="24"/>
          <w:szCs w:val="24"/>
        </w:rPr>
      </w:pPr>
      <w:r>
        <w:rPr>
          <w:rFonts w:ascii="Arial" w:hAnsi="Arial" w:cs="Arial"/>
          <w:color w:val="202124"/>
          <w:shd w:val="clear" w:color="auto" w:fill="FFFFFF"/>
        </w:rPr>
        <w:t>A</w:t>
      </w:r>
      <w:r w:rsidRPr="00607FB2">
        <w:rPr>
          <w:rFonts w:ascii="Arial" w:hAnsi="Arial" w:cs="Arial"/>
          <w:color w:val="202124"/>
          <w:shd w:val="clear" w:color="auto" w:fill="FFFFFF"/>
        </w:rPr>
        <w:t xml:space="preserve">n image composed of words used in a particular text or subject, in which the size of each word indicates its frequency or </w:t>
      </w:r>
      <w:r w:rsidR="00306644" w:rsidRPr="00607FB2">
        <w:rPr>
          <w:rFonts w:ascii="Arial" w:hAnsi="Arial" w:cs="Arial"/>
          <w:color w:val="202124"/>
          <w:shd w:val="clear" w:color="auto" w:fill="FFFFFF"/>
        </w:rPr>
        <w:t>importance</w:t>
      </w:r>
      <w:r w:rsidR="00306644">
        <w:rPr>
          <w:rFonts w:ascii="Arial" w:hAnsi="Arial" w:cs="Arial"/>
          <w:color w:val="202124"/>
          <w:shd w:val="clear" w:color="auto" w:fill="FFFFFF"/>
        </w:rPr>
        <w:t>. The</w:t>
      </w:r>
      <w:r w:rsidRPr="00607FB2">
        <w:rPr>
          <w:sz w:val="24"/>
          <w:szCs w:val="24"/>
        </w:rPr>
        <w:t xml:space="preserve"> visualization of high-frequent hashtags fanboys used for propaganda, showing that ‘ISIS’ is the most frequent one. ‘Syria’ , ‘Iraq’ and ‘IslamicState’ follows, and ‘Breakingnews’ after that. Some important terms like ‘Paris’ are missing in this graph</w:t>
      </w:r>
      <w:r>
        <w:rPr>
          <w:sz w:val="24"/>
          <w:szCs w:val="24"/>
        </w:rPr>
        <w:t xml:space="preserve">. </w:t>
      </w:r>
    </w:p>
    <w:p w:rsidR="00607FB2" w:rsidRDefault="00607FB2" w:rsidP="00306644">
      <w:pPr>
        <w:jc w:val="both"/>
        <w:rPr>
          <w:sz w:val="24"/>
          <w:szCs w:val="24"/>
        </w:rPr>
      </w:pPr>
      <w:r>
        <w:rPr>
          <w:sz w:val="24"/>
          <w:szCs w:val="24"/>
        </w:rPr>
        <w:t xml:space="preserve">Here we have made word cloud we </w:t>
      </w:r>
      <w:proofErr w:type="gramStart"/>
      <w:r>
        <w:rPr>
          <w:sz w:val="24"/>
          <w:szCs w:val="24"/>
        </w:rPr>
        <w:t>shows</w:t>
      </w:r>
      <w:proofErr w:type="gramEnd"/>
      <w:r>
        <w:rPr>
          <w:sz w:val="24"/>
          <w:szCs w:val="24"/>
        </w:rPr>
        <w:t xml:space="preserve"> of most used hashtags according to their size.</w:t>
      </w:r>
    </w:p>
    <w:p w:rsidR="00607FB2" w:rsidRPr="00607FB2" w:rsidRDefault="00607FB2" w:rsidP="00607FB2">
      <w:pPr>
        <w:rPr>
          <w:sz w:val="24"/>
          <w:szCs w:val="24"/>
        </w:rPr>
      </w:pPr>
      <w:r w:rsidRPr="00607FB2">
        <w:rPr>
          <w:noProof/>
          <w:sz w:val="24"/>
          <w:szCs w:val="24"/>
        </w:rPr>
        <w:drawing>
          <wp:anchor distT="0" distB="0" distL="114300" distR="114300" simplePos="0" relativeHeight="251666432" behindDoc="1" locked="0" layoutInCell="1" allowOverlap="1" wp14:anchorId="25334927" wp14:editId="7EE63A51">
            <wp:simplePos x="0" y="0"/>
            <wp:positionH relativeFrom="column">
              <wp:posOffset>0</wp:posOffset>
            </wp:positionH>
            <wp:positionV relativeFrom="paragraph">
              <wp:posOffset>126672</wp:posOffset>
            </wp:positionV>
            <wp:extent cx="5672948" cy="2675694"/>
            <wp:effectExtent l="0" t="0" r="444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17723" cy="2696812"/>
                    </a:xfrm>
                    <a:prstGeom prst="rect">
                      <a:avLst/>
                    </a:prstGeom>
                  </pic:spPr>
                </pic:pic>
              </a:graphicData>
            </a:graphic>
            <wp14:sizeRelH relativeFrom="page">
              <wp14:pctWidth>0</wp14:pctWidth>
            </wp14:sizeRelH>
            <wp14:sizeRelV relativeFrom="page">
              <wp14:pctHeight>0</wp14:pctHeight>
            </wp14:sizeRelV>
          </wp:anchor>
        </w:drawing>
      </w:r>
    </w:p>
    <w:p w:rsidR="00D12EF8" w:rsidRDefault="00D12EF8" w:rsidP="00034036">
      <w:pPr>
        <w:jc w:val="center"/>
        <w:rPr>
          <w:b/>
          <w:bCs/>
          <w:sz w:val="28"/>
          <w:szCs w:val="28"/>
        </w:rPr>
      </w:pPr>
    </w:p>
    <w:p w:rsidR="00607FB2" w:rsidRDefault="00607FB2" w:rsidP="00034036">
      <w:pPr>
        <w:jc w:val="center"/>
        <w:rPr>
          <w:b/>
          <w:bCs/>
          <w:sz w:val="28"/>
          <w:szCs w:val="28"/>
        </w:rPr>
      </w:pPr>
    </w:p>
    <w:p w:rsidR="00607FB2" w:rsidRDefault="00607FB2" w:rsidP="00034036">
      <w:pPr>
        <w:jc w:val="center"/>
        <w:rPr>
          <w:b/>
          <w:bCs/>
          <w:sz w:val="28"/>
          <w:szCs w:val="28"/>
        </w:rPr>
      </w:pPr>
    </w:p>
    <w:p w:rsidR="00607FB2" w:rsidRDefault="00607FB2" w:rsidP="00034036">
      <w:pPr>
        <w:jc w:val="center"/>
        <w:rPr>
          <w:b/>
          <w:bCs/>
          <w:sz w:val="28"/>
          <w:szCs w:val="28"/>
        </w:rPr>
      </w:pPr>
    </w:p>
    <w:p w:rsidR="00607FB2" w:rsidRDefault="00607FB2" w:rsidP="00034036">
      <w:pPr>
        <w:jc w:val="center"/>
        <w:rPr>
          <w:b/>
          <w:bCs/>
          <w:sz w:val="28"/>
          <w:szCs w:val="28"/>
        </w:rPr>
      </w:pPr>
    </w:p>
    <w:p w:rsidR="00607FB2" w:rsidRDefault="00270109" w:rsidP="00270109">
      <w:pPr>
        <w:pStyle w:val="ListParagraph"/>
        <w:numPr>
          <w:ilvl w:val="0"/>
          <w:numId w:val="12"/>
        </w:numPr>
        <w:rPr>
          <w:b/>
          <w:bCs/>
          <w:sz w:val="32"/>
          <w:szCs w:val="32"/>
          <w:u w:val="single"/>
        </w:rPr>
      </w:pPr>
      <w:r w:rsidRPr="00270109">
        <w:rPr>
          <w:b/>
          <w:bCs/>
          <w:sz w:val="32"/>
          <w:szCs w:val="32"/>
          <w:u w:val="single"/>
        </w:rPr>
        <w:t xml:space="preserve">Removing </w:t>
      </w:r>
      <w:r w:rsidR="009B6BB6">
        <w:rPr>
          <w:b/>
          <w:bCs/>
          <w:sz w:val="32"/>
          <w:szCs w:val="32"/>
          <w:u w:val="single"/>
        </w:rPr>
        <w:t>S</w:t>
      </w:r>
      <w:r w:rsidRPr="00270109">
        <w:rPr>
          <w:b/>
          <w:bCs/>
          <w:sz w:val="32"/>
          <w:szCs w:val="32"/>
          <w:u w:val="single"/>
        </w:rPr>
        <w:t>top words</w:t>
      </w:r>
    </w:p>
    <w:p w:rsidR="007F7E16" w:rsidRDefault="007F7E16" w:rsidP="007F7E16">
      <w:pPr>
        <w:ind w:left="360"/>
        <w:rPr>
          <w:b/>
          <w:bCs/>
          <w:sz w:val="32"/>
          <w:szCs w:val="32"/>
          <w:u w:val="single"/>
        </w:rPr>
      </w:pPr>
    </w:p>
    <w:p w:rsidR="007F7E16" w:rsidRDefault="007F7E16" w:rsidP="00306644">
      <w:pPr>
        <w:jc w:val="both"/>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 stop word is a commonly used word (such as “the,” “a”, “an”, “in”) that a search engine has been programmed to ignore, both when indexing entries for searching and when retrieving them as the result of a search query. </w:t>
      </w:r>
      <w:r>
        <w:rPr>
          <w:rFonts w:ascii="Arial" w:hAnsi="Arial" w:cs="Arial"/>
          <w:color w:val="273239"/>
          <w:spacing w:val="2"/>
          <w:sz w:val="26"/>
          <w:szCs w:val="26"/>
        </w:rPr>
        <w:br/>
      </w:r>
      <w:r>
        <w:rPr>
          <w:rFonts w:ascii="Arial" w:hAnsi="Arial" w:cs="Arial"/>
          <w:color w:val="273239"/>
          <w:spacing w:val="2"/>
          <w:sz w:val="26"/>
          <w:szCs w:val="26"/>
          <w:shd w:val="clear" w:color="auto" w:fill="FFFFFF"/>
        </w:rPr>
        <w:t>We would not want these words to take up space in our database, or taking up valuable processing time. For this, we can remove them easily, by storing a list of words that you consider to stop words. NLTK (Natural Language Toolkit) in python has a list of stopwords stored in 16 different languages.</w:t>
      </w:r>
    </w:p>
    <w:p w:rsidR="007F7E16" w:rsidRDefault="007F7E16" w:rsidP="007F7E16">
      <w:pPr>
        <w:rPr>
          <w:rFonts w:ascii="Arial" w:hAnsi="Arial" w:cs="Arial"/>
          <w:color w:val="273239"/>
          <w:spacing w:val="2"/>
          <w:sz w:val="26"/>
          <w:szCs w:val="26"/>
          <w:shd w:val="clear" w:color="auto" w:fill="FFFFFF"/>
        </w:rPr>
      </w:pPr>
    </w:p>
    <w:p w:rsidR="007F7E16" w:rsidRDefault="007F7E16" w:rsidP="007F7E16">
      <w:pPr>
        <w:ind w:left="360"/>
        <w:rPr>
          <w:b/>
          <w:bCs/>
          <w:sz w:val="32"/>
          <w:szCs w:val="32"/>
          <w:u w:val="single"/>
        </w:rPr>
      </w:pPr>
      <w:r w:rsidRPr="007F7E16">
        <w:rPr>
          <w:b/>
          <w:bCs/>
          <w:noProof/>
          <w:sz w:val="32"/>
          <w:szCs w:val="32"/>
          <w:u w:val="single"/>
        </w:rPr>
        <w:drawing>
          <wp:inline distT="0" distB="0" distL="0" distR="0" wp14:anchorId="58C70203" wp14:editId="5F265029">
            <wp:extent cx="5198809" cy="127647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246" cy="1281742"/>
                    </a:xfrm>
                    <a:prstGeom prst="rect">
                      <a:avLst/>
                    </a:prstGeom>
                  </pic:spPr>
                </pic:pic>
              </a:graphicData>
            </a:graphic>
          </wp:inline>
        </w:drawing>
      </w:r>
    </w:p>
    <w:p w:rsidR="009B6BB6" w:rsidRDefault="009B6BB6" w:rsidP="007F7E16">
      <w:pPr>
        <w:ind w:left="360"/>
        <w:rPr>
          <w:b/>
          <w:bCs/>
          <w:sz w:val="32"/>
          <w:szCs w:val="32"/>
          <w:u w:val="single"/>
        </w:rPr>
      </w:pPr>
    </w:p>
    <w:p w:rsidR="009B6BB6" w:rsidRDefault="009B6BB6" w:rsidP="009B6BB6">
      <w:pPr>
        <w:pStyle w:val="ListParagraph"/>
        <w:numPr>
          <w:ilvl w:val="0"/>
          <w:numId w:val="13"/>
        </w:numPr>
        <w:rPr>
          <w:b/>
          <w:bCs/>
          <w:sz w:val="36"/>
          <w:szCs w:val="36"/>
          <w:u w:val="single"/>
        </w:rPr>
      </w:pPr>
      <w:r>
        <w:rPr>
          <w:b/>
          <w:bCs/>
          <w:sz w:val="36"/>
          <w:szCs w:val="36"/>
          <w:u w:val="single"/>
        </w:rPr>
        <w:t>P</w:t>
      </w:r>
      <w:r w:rsidRPr="009B6BB6">
        <w:rPr>
          <w:b/>
          <w:bCs/>
          <w:sz w:val="36"/>
          <w:szCs w:val="36"/>
          <w:u w:val="single"/>
        </w:rPr>
        <w:t>reprocessing</w:t>
      </w:r>
    </w:p>
    <w:p w:rsidR="009B6BB6" w:rsidRDefault="009B6BB6" w:rsidP="009B6BB6">
      <w:pPr>
        <w:rPr>
          <w:b/>
          <w:bCs/>
          <w:sz w:val="36"/>
          <w:szCs w:val="36"/>
          <w:u w:val="single"/>
        </w:rPr>
      </w:pPr>
    </w:p>
    <w:p w:rsidR="009B6BB6" w:rsidRDefault="00306644" w:rsidP="000138E3">
      <w:pPr>
        <w:jc w:val="both"/>
        <w:rPr>
          <w:rFonts w:ascii="Georgia" w:hAnsi="Georgia"/>
          <w:color w:val="292929"/>
          <w:spacing w:val="-1"/>
          <w:sz w:val="28"/>
          <w:szCs w:val="28"/>
          <w:shd w:val="clear" w:color="auto" w:fill="FFFFFF"/>
        </w:rPr>
      </w:pPr>
      <w:r w:rsidRPr="00306644">
        <w:rPr>
          <w:rFonts w:ascii="Georgia" w:hAnsi="Georgia"/>
          <w:color w:val="292929"/>
          <w:spacing w:val="-1"/>
          <w:sz w:val="28"/>
          <w:szCs w:val="28"/>
          <w:shd w:val="clear" w:color="auto" w:fill="FFFFFF"/>
        </w:rPr>
        <w:t>When doing any Natural Language Processing (NLP) you will need to pre-process your data</w:t>
      </w:r>
      <w:r>
        <w:rPr>
          <w:rFonts w:ascii="Georgia" w:hAnsi="Georgia"/>
          <w:color w:val="292929"/>
          <w:spacing w:val="-1"/>
          <w:sz w:val="28"/>
          <w:szCs w:val="28"/>
          <w:shd w:val="clear" w:color="auto" w:fill="FFFFFF"/>
        </w:rPr>
        <w:t>.</w:t>
      </w:r>
      <w:r w:rsidRPr="00306644">
        <w:rPr>
          <w:rFonts w:ascii="Georgia" w:hAnsi="Georgia"/>
          <w:color w:val="292929"/>
          <w:spacing w:val="-1"/>
          <w:sz w:val="30"/>
          <w:szCs w:val="30"/>
          <w:shd w:val="clear" w:color="auto" w:fill="FFFFFF"/>
        </w:rPr>
        <w:t xml:space="preserve"> </w:t>
      </w:r>
      <w:r w:rsidRPr="00306644">
        <w:rPr>
          <w:rFonts w:ascii="Georgia" w:hAnsi="Georgia"/>
          <w:color w:val="292929"/>
          <w:spacing w:val="-1"/>
          <w:sz w:val="28"/>
          <w:szCs w:val="28"/>
          <w:shd w:val="clear" w:color="auto" w:fill="FFFFFF"/>
        </w:rPr>
        <w:t>There are many things to consider when choosing how to preprocess your text data, but before you do that you will need to familiarize yourself with your data</w:t>
      </w:r>
      <w:r>
        <w:rPr>
          <w:rFonts w:ascii="Georgia" w:hAnsi="Georgia"/>
          <w:color w:val="292929"/>
          <w:spacing w:val="-1"/>
          <w:sz w:val="28"/>
          <w:szCs w:val="28"/>
          <w:shd w:val="clear" w:color="auto" w:fill="FFFFFF"/>
        </w:rPr>
        <w:t>.</w:t>
      </w:r>
    </w:p>
    <w:p w:rsidR="0067253C" w:rsidRPr="0067253C" w:rsidRDefault="0067253C" w:rsidP="000138E3">
      <w:pPr>
        <w:jc w:val="both"/>
        <w:rPr>
          <w:rFonts w:ascii="Georgia" w:hAnsi="Georgia"/>
          <w:color w:val="292929"/>
          <w:spacing w:val="-1"/>
          <w:sz w:val="28"/>
          <w:szCs w:val="28"/>
          <w:shd w:val="clear" w:color="auto" w:fill="FFFFFF"/>
        </w:rPr>
      </w:pPr>
      <w:r w:rsidRPr="0067253C">
        <w:rPr>
          <w:rFonts w:ascii="Georgia" w:hAnsi="Georgia"/>
          <w:color w:val="292929"/>
          <w:spacing w:val="-1"/>
          <w:sz w:val="28"/>
          <w:szCs w:val="28"/>
          <w:shd w:val="clear" w:color="auto" w:fill="FFFFFF"/>
        </w:rPr>
        <w:t>In this, we are first removing all English alphabets from all the tweets.</w:t>
      </w:r>
    </w:p>
    <w:p w:rsidR="0067253C" w:rsidRDefault="0067253C" w:rsidP="000138E3">
      <w:pPr>
        <w:jc w:val="both"/>
        <w:rPr>
          <w:rFonts w:ascii="Georgia" w:hAnsi="Georgia"/>
          <w:color w:val="292929"/>
          <w:spacing w:val="-1"/>
          <w:sz w:val="28"/>
          <w:szCs w:val="28"/>
          <w:shd w:val="clear" w:color="auto" w:fill="FFFFFF"/>
        </w:rPr>
      </w:pPr>
      <w:r w:rsidRPr="0067253C">
        <w:rPr>
          <w:rFonts w:ascii="Georgia" w:hAnsi="Georgia"/>
          <w:color w:val="292929"/>
          <w:spacing w:val="-1"/>
          <w:sz w:val="28"/>
          <w:szCs w:val="28"/>
          <w:shd w:val="clear" w:color="auto" w:fill="FFFFFF"/>
        </w:rPr>
        <w:t>Then we are removing all the https letter word through preprocessing.</w:t>
      </w:r>
    </w:p>
    <w:p w:rsidR="0067253C" w:rsidRPr="0067253C" w:rsidRDefault="0067253C" w:rsidP="000138E3">
      <w:pPr>
        <w:jc w:val="both"/>
        <w:rPr>
          <w:rFonts w:ascii="Georgia" w:hAnsi="Georgia"/>
          <w:color w:val="292929"/>
          <w:spacing w:val="-1"/>
          <w:sz w:val="28"/>
          <w:szCs w:val="28"/>
          <w:shd w:val="clear" w:color="auto" w:fill="FFFFFF"/>
        </w:rPr>
      </w:pPr>
      <w:r w:rsidRPr="0067253C">
        <w:rPr>
          <w:rStyle w:val="Strong"/>
          <w:rFonts w:ascii="Georgia" w:hAnsi="Georgia"/>
          <w:color w:val="292929"/>
          <w:spacing w:val="-1"/>
          <w:sz w:val="28"/>
          <w:szCs w:val="28"/>
          <w:shd w:val="clear" w:color="auto" w:fill="FFFFFF"/>
        </w:rPr>
        <w:t>URL links</w:t>
      </w:r>
      <w:r w:rsidRPr="0067253C">
        <w:rPr>
          <w:rFonts w:ascii="Georgia" w:hAnsi="Georgia"/>
          <w:color w:val="292929"/>
          <w:spacing w:val="-1"/>
          <w:sz w:val="28"/>
          <w:szCs w:val="28"/>
          <w:shd w:val="clear" w:color="auto" w:fill="FFFFFF"/>
        </w:rPr>
        <w:t> I did not think URLs would help with sentiment analysis so I wanted to remove them. Removing URLs is not as simple as changing letters to lowercase, it involved using regular expressions (regex). I used expressions, one for URLs with </w:t>
      </w:r>
      <w:r w:rsidRPr="0067253C">
        <w:rPr>
          <w:rStyle w:val="Emphasis"/>
          <w:rFonts w:ascii="Georgia" w:hAnsi="Georgia"/>
          <w:color w:val="292929"/>
          <w:spacing w:val="-1"/>
          <w:sz w:val="28"/>
          <w:szCs w:val="28"/>
          <w:shd w:val="clear" w:color="auto" w:fill="FFFFFF"/>
        </w:rPr>
        <w:t>http</w:t>
      </w:r>
      <w:r w:rsidRPr="0067253C">
        <w:rPr>
          <w:rFonts w:ascii="Georgia" w:hAnsi="Georgia"/>
          <w:color w:val="292929"/>
          <w:spacing w:val="-1"/>
          <w:sz w:val="28"/>
          <w:szCs w:val="28"/>
          <w:shd w:val="clear" w:color="auto" w:fill="FFFFFF"/>
        </w:rPr>
        <w:t> or </w:t>
      </w:r>
      <w:r w:rsidRPr="0067253C">
        <w:rPr>
          <w:rStyle w:val="Emphasis"/>
          <w:rFonts w:ascii="Georgia" w:hAnsi="Georgia"/>
          <w:color w:val="292929"/>
          <w:spacing w:val="-1"/>
          <w:sz w:val="28"/>
          <w:szCs w:val="28"/>
          <w:shd w:val="clear" w:color="auto" w:fill="FFFFFF"/>
        </w:rPr>
        <w:t>https</w:t>
      </w:r>
      <w:r>
        <w:rPr>
          <w:rFonts w:ascii="Georgia" w:hAnsi="Georgia"/>
          <w:color w:val="292929"/>
          <w:spacing w:val="-1"/>
          <w:sz w:val="28"/>
          <w:szCs w:val="28"/>
          <w:shd w:val="clear" w:color="auto" w:fill="FFFFFF"/>
        </w:rPr>
        <w:t>.</w:t>
      </w:r>
    </w:p>
    <w:p w:rsidR="0067253C" w:rsidRPr="0067253C" w:rsidRDefault="0067253C" w:rsidP="000138E3">
      <w:pPr>
        <w:jc w:val="both"/>
        <w:rPr>
          <w:rFonts w:ascii="Georgia" w:hAnsi="Georgia"/>
          <w:color w:val="292929"/>
          <w:spacing w:val="-1"/>
          <w:sz w:val="28"/>
          <w:szCs w:val="28"/>
          <w:shd w:val="clear" w:color="auto" w:fill="FFFFFF"/>
        </w:rPr>
      </w:pPr>
      <w:r w:rsidRPr="0067253C">
        <w:rPr>
          <w:rStyle w:val="Strong"/>
          <w:rFonts w:ascii="Georgia" w:hAnsi="Georgia"/>
          <w:color w:val="292929"/>
          <w:spacing w:val="-1"/>
          <w:sz w:val="28"/>
          <w:szCs w:val="28"/>
          <w:shd w:val="clear" w:color="auto" w:fill="FFFFFF"/>
        </w:rPr>
        <w:t>Lowercase</w:t>
      </w:r>
      <w:r w:rsidRPr="0067253C">
        <w:rPr>
          <w:rFonts w:ascii="Georgia" w:hAnsi="Georgia"/>
          <w:color w:val="292929"/>
          <w:spacing w:val="-1"/>
          <w:sz w:val="28"/>
          <w:szCs w:val="28"/>
          <w:shd w:val="clear" w:color="auto" w:fill="FFFFFF"/>
        </w:rPr>
        <w:t>? It is common when doing NLP to lowercase all the words so that a “Hello” is the same as “hello” or “HELLO”. When dealing with tweets, which are not going to follow standard capitalization rules, you should pause before lowercasing everything. For example, it is common to use all caps for emphasis in a tweet when you would rarely do that when writing a formal sentence.</w:t>
      </w:r>
    </w:p>
    <w:p w:rsidR="0067253C" w:rsidRPr="0067253C" w:rsidRDefault="0067253C" w:rsidP="000138E3">
      <w:pPr>
        <w:jc w:val="both"/>
        <w:rPr>
          <w:rFonts w:ascii="Georgia" w:hAnsi="Georgia"/>
          <w:color w:val="292929"/>
          <w:spacing w:val="-1"/>
          <w:sz w:val="28"/>
          <w:szCs w:val="28"/>
          <w:shd w:val="clear" w:color="auto" w:fill="FFFFFF"/>
        </w:rPr>
      </w:pPr>
      <w:r w:rsidRPr="0067253C">
        <w:rPr>
          <w:rFonts w:ascii="Georgia" w:hAnsi="Georgia"/>
          <w:color w:val="292929"/>
          <w:spacing w:val="-1"/>
          <w:sz w:val="28"/>
          <w:szCs w:val="28"/>
          <w:shd w:val="clear" w:color="auto" w:fill="FFFFFF"/>
        </w:rPr>
        <w:t>All the words of the tweets are changed to lower case. Hence, all the words are then returned.</w:t>
      </w:r>
    </w:p>
    <w:p w:rsidR="0067253C" w:rsidRDefault="0067253C" w:rsidP="000138E3">
      <w:pPr>
        <w:jc w:val="both"/>
        <w:rPr>
          <w:rFonts w:ascii="Georgia" w:hAnsi="Georgia"/>
          <w:color w:val="292929"/>
          <w:spacing w:val="-1"/>
          <w:sz w:val="28"/>
          <w:szCs w:val="28"/>
          <w:shd w:val="clear" w:color="auto" w:fill="FFFFFF"/>
        </w:rPr>
      </w:pPr>
      <w:r w:rsidRPr="0067253C">
        <w:rPr>
          <w:rFonts w:ascii="Georgia" w:hAnsi="Georgia"/>
          <w:color w:val="292929"/>
          <w:spacing w:val="-1"/>
          <w:sz w:val="28"/>
          <w:szCs w:val="28"/>
          <w:shd w:val="clear" w:color="auto" w:fill="FFFFFF"/>
        </w:rPr>
        <w:t>Now, the words are counted and hence total number of words are printed.</w:t>
      </w:r>
    </w:p>
    <w:p w:rsidR="0067253C" w:rsidRDefault="000138E3" w:rsidP="009B6BB6">
      <w:pPr>
        <w:rPr>
          <w:rFonts w:ascii="Georgia" w:hAnsi="Georgia"/>
          <w:color w:val="292929"/>
          <w:spacing w:val="-1"/>
          <w:sz w:val="28"/>
          <w:szCs w:val="28"/>
          <w:shd w:val="clear" w:color="auto" w:fill="FFFFFF"/>
        </w:rPr>
      </w:pPr>
      <w:r w:rsidRPr="000138E3">
        <w:rPr>
          <w:rFonts w:ascii="Georgia" w:hAnsi="Georgia"/>
          <w:noProof/>
          <w:color w:val="292929"/>
          <w:spacing w:val="-1"/>
          <w:sz w:val="28"/>
          <w:szCs w:val="28"/>
          <w:shd w:val="clear" w:color="auto" w:fill="FFFFFF"/>
        </w:rPr>
        <w:drawing>
          <wp:inline distT="0" distB="0" distL="0" distR="0" wp14:anchorId="7F71EE12" wp14:editId="1402A60A">
            <wp:extent cx="5596864" cy="1325245"/>
            <wp:effectExtent l="0" t="0" r="444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0208" cy="1330772"/>
                    </a:xfrm>
                    <a:prstGeom prst="rect">
                      <a:avLst/>
                    </a:prstGeom>
                  </pic:spPr>
                </pic:pic>
              </a:graphicData>
            </a:graphic>
          </wp:inline>
        </w:drawing>
      </w:r>
    </w:p>
    <w:p w:rsidR="000138E3" w:rsidRDefault="000138E3" w:rsidP="009B6BB6">
      <w:pPr>
        <w:rPr>
          <w:rFonts w:ascii="Georgia" w:hAnsi="Georgia"/>
          <w:color w:val="292929"/>
          <w:spacing w:val="-1"/>
          <w:sz w:val="28"/>
          <w:szCs w:val="28"/>
          <w:shd w:val="clear" w:color="auto" w:fill="FFFFFF"/>
        </w:rPr>
      </w:pPr>
    </w:p>
    <w:p w:rsidR="000138E3" w:rsidRDefault="000138E3" w:rsidP="000138E3">
      <w:pPr>
        <w:pStyle w:val="ListParagraph"/>
        <w:numPr>
          <w:ilvl w:val="0"/>
          <w:numId w:val="14"/>
        </w:numPr>
        <w:rPr>
          <w:rFonts w:ascii="Georgia" w:hAnsi="Georgia"/>
          <w:b/>
          <w:bCs/>
          <w:color w:val="292929"/>
          <w:spacing w:val="-1"/>
          <w:sz w:val="36"/>
          <w:szCs w:val="36"/>
          <w:u w:val="single"/>
          <w:shd w:val="clear" w:color="auto" w:fill="FFFFFF"/>
        </w:rPr>
      </w:pPr>
      <w:r w:rsidRPr="000138E3">
        <w:rPr>
          <w:rFonts w:ascii="Georgia" w:hAnsi="Georgia"/>
          <w:b/>
          <w:bCs/>
          <w:color w:val="292929"/>
          <w:spacing w:val="-1"/>
          <w:sz w:val="36"/>
          <w:szCs w:val="36"/>
          <w:u w:val="single"/>
          <w:shd w:val="clear" w:color="auto" w:fill="FFFFFF"/>
        </w:rPr>
        <w:t>Frequency of words</w:t>
      </w:r>
    </w:p>
    <w:p w:rsidR="000138E3" w:rsidRPr="00D843EA" w:rsidRDefault="000138E3" w:rsidP="000138E3">
      <w:pPr>
        <w:rPr>
          <w:rFonts w:ascii="Georgia" w:hAnsi="Georgia"/>
          <w:b/>
          <w:bCs/>
          <w:color w:val="292929"/>
          <w:spacing w:val="-1"/>
          <w:sz w:val="26"/>
          <w:szCs w:val="26"/>
          <w:u w:val="single"/>
          <w:shd w:val="clear" w:color="auto" w:fill="FFFFFF"/>
        </w:rPr>
      </w:pPr>
    </w:p>
    <w:p w:rsidR="00D843EA" w:rsidRPr="00D843EA" w:rsidRDefault="00D843EA" w:rsidP="0062011C">
      <w:pPr>
        <w:pStyle w:val="NormalWeb"/>
        <w:shd w:val="clear" w:color="auto" w:fill="FFFFFF"/>
        <w:spacing w:before="0" w:beforeAutospacing="0" w:after="312" w:afterAutospacing="0"/>
        <w:jc w:val="both"/>
        <w:rPr>
          <w:rFonts w:ascii="Roboto" w:hAnsi="Roboto"/>
          <w:color w:val="494E52"/>
          <w:sz w:val="26"/>
          <w:szCs w:val="26"/>
        </w:rPr>
      </w:pPr>
      <w:r w:rsidRPr="00D843EA">
        <w:rPr>
          <w:rFonts w:ascii="Roboto" w:hAnsi="Roboto"/>
          <w:color w:val="494E52"/>
          <w:sz w:val="26"/>
          <w:szCs w:val="26"/>
        </w:rPr>
        <w:t>To get the count of how many times each word appears in the sample, you can use the built-in </w:t>
      </w:r>
      <w:r w:rsidRPr="00D843EA">
        <w:rPr>
          <w:rStyle w:val="HTMLCode"/>
          <w:rFonts w:ascii="Consolas" w:hAnsi="Consolas"/>
          <w:color w:val="494E52"/>
          <w:sz w:val="26"/>
          <w:szCs w:val="26"/>
          <w:bdr w:val="single" w:sz="6" w:space="0" w:color="F2F3F3" w:frame="1"/>
          <w:shd w:val="clear" w:color="auto" w:fill="FAFAFA"/>
        </w:rPr>
        <w:t>Python</w:t>
      </w:r>
      <w:r w:rsidRPr="00D843EA">
        <w:rPr>
          <w:rFonts w:ascii="Roboto" w:hAnsi="Roboto"/>
          <w:color w:val="494E52"/>
          <w:sz w:val="26"/>
          <w:szCs w:val="26"/>
        </w:rPr>
        <w:t> library </w:t>
      </w:r>
      <w:r w:rsidRPr="00D843EA">
        <w:rPr>
          <w:rStyle w:val="HTMLCode"/>
          <w:rFonts w:ascii="Consolas" w:hAnsi="Consolas"/>
          <w:color w:val="494E52"/>
          <w:sz w:val="26"/>
          <w:szCs w:val="26"/>
          <w:bdr w:val="single" w:sz="6" w:space="0" w:color="F2F3F3" w:frame="1"/>
          <w:shd w:val="clear" w:color="auto" w:fill="FAFAFA"/>
        </w:rPr>
        <w:t>collections</w:t>
      </w:r>
      <w:r w:rsidRPr="00D843EA">
        <w:rPr>
          <w:rFonts w:ascii="Roboto" w:hAnsi="Roboto"/>
          <w:color w:val="494E52"/>
          <w:sz w:val="26"/>
          <w:szCs w:val="26"/>
        </w:rPr>
        <w:t>, which helps create a special type of a </w:t>
      </w:r>
      <w:r w:rsidRPr="00D843EA">
        <w:rPr>
          <w:rStyle w:val="HTMLCode"/>
          <w:rFonts w:ascii="Consolas" w:hAnsi="Consolas"/>
          <w:color w:val="494E52"/>
          <w:sz w:val="26"/>
          <w:szCs w:val="26"/>
          <w:bdr w:val="single" w:sz="6" w:space="0" w:color="F2F3F3" w:frame="1"/>
          <w:shd w:val="clear" w:color="auto" w:fill="FAFAFA"/>
        </w:rPr>
        <w:t>Python dictonary.</w:t>
      </w:r>
      <w:r w:rsidRPr="00D843EA">
        <w:rPr>
          <w:rFonts w:ascii="Roboto" w:hAnsi="Roboto"/>
          <w:color w:val="494E52"/>
          <w:sz w:val="26"/>
          <w:szCs w:val="26"/>
        </w:rPr>
        <w:t> The </w:t>
      </w:r>
      <w:r w:rsidRPr="00D843EA">
        <w:rPr>
          <w:rStyle w:val="HTMLCode"/>
          <w:rFonts w:ascii="Consolas" w:hAnsi="Consolas"/>
          <w:color w:val="494E52"/>
          <w:sz w:val="26"/>
          <w:szCs w:val="26"/>
          <w:bdr w:val="single" w:sz="6" w:space="0" w:color="F2F3F3" w:frame="1"/>
          <w:shd w:val="clear" w:color="auto" w:fill="FAFAFA"/>
        </w:rPr>
        <w:t>collection.Counter</w:t>
      </w:r>
      <w:r w:rsidRPr="00D843EA">
        <w:rPr>
          <w:rFonts w:ascii="Roboto" w:hAnsi="Roboto"/>
          <w:color w:val="494E52"/>
          <w:sz w:val="26"/>
          <w:szCs w:val="26"/>
        </w:rPr>
        <w:t> object has a useful built-in method </w:t>
      </w:r>
      <w:r w:rsidRPr="00D843EA">
        <w:rPr>
          <w:rStyle w:val="HTMLCode"/>
          <w:rFonts w:ascii="Consolas" w:hAnsi="Consolas"/>
          <w:color w:val="494E52"/>
          <w:sz w:val="26"/>
          <w:szCs w:val="26"/>
          <w:bdr w:val="single" w:sz="6" w:space="0" w:color="F2F3F3" w:frame="1"/>
          <w:shd w:val="clear" w:color="auto" w:fill="FAFAFA"/>
        </w:rPr>
        <w:t>most_common</w:t>
      </w:r>
      <w:r w:rsidRPr="00D843EA">
        <w:rPr>
          <w:rFonts w:ascii="Roboto" w:hAnsi="Roboto"/>
          <w:color w:val="494E52"/>
          <w:sz w:val="26"/>
          <w:szCs w:val="26"/>
        </w:rPr>
        <w:t> that will return the most commonly used words and the number of times that they are used.</w:t>
      </w:r>
    </w:p>
    <w:p w:rsidR="00D843EA" w:rsidRPr="00D843EA" w:rsidRDefault="00D843EA" w:rsidP="0062011C">
      <w:pPr>
        <w:pStyle w:val="NormalWeb"/>
        <w:shd w:val="clear" w:color="auto" w:fill="FFFFFF"/>
        <w:spacing w:before="0" w:beforeAutospacing="0" w:after="312" w:afterAutospacing="0"/>
        <w:jc w:val="both"/>
        <w:rPr>
          <w:rFonts w:ascii="Roboto" w:hAnsi="Roboto"/>
          <w:color w:val="494E52"/>
          <w:sz w:val="26"/>
          <w:szCs w:val="26"/>
        </w:rPr>
      </w:pPr>
      <w:r w:rsidRPr="00D843EA">
        <w:rPr>
          <w:rFonts w:ascii="Roboto" w:hAnsi="Roboto"/>
          <w:color w:val="494E52"/>
          <w:sz w:val="26"/>
          <w:szCs w:val="26"/>
        </w:rPr>
        <w:t>To begin, flatten your list, so that all words across the tweets are in one list. Note that you could flatten your list with another list comprehension like this: </w:t>
      </w:r>
      <w:r w:rsidRPr="00D843EA">
        <w:rPr>
          <w:rStyle w:val="HTMLCode"/>
          <w:rFonts w:ascii="Consolas" w:hAnsi="Consolas"/>
          <w:color w:val="494E52"/>
          <w:sz w:val="26"/>
          <w:szCs w:val="26"/>
          <w:bdr w:val="single" w:sz="6" w:space="0" w:color="F2F3F3" w:frame="1"/>
          <w:shd w:val="clear" w:color="auto" w:fill="FAFAFA"/>
        </w:rPr>
        <w:t>all_words = [item for sublist in tweets_nsw for item in sublist]</w:t>
      </w:r>
    </w:p>
    <w:p w:rsidR="00D843EA" w:rsidRPr="00D843EA" w:rsidRDefault="00D843EA" w:rsidP="0062011C">
      <w:pPr>
        <w:pStyle w:val="NormalWeb"/>
        <w:shd w:val="clear" w:color="auto" w:fill="FFFFFF"/>
        <w:spacing w:before="0" w:beforeAutospacing="0" w:after="312" w:afterAutospacing="0"/>
        <w:jc w:val="both"/>
        <w:rPr>
          <w:rFonts w:ascii="Roboto" w:hAnsi="Roboto"/>
          <w:color w:val="494E52"/>
        </w:rPr>
      </w:pPr>
      <w:r w:rsidRPr="00D843EA">
        <w:rPr>
          <w:rFonts w:ascii="Roboto" w:hAnsi="Roboto"/>
          <w:color w:val="494E52"/>
          <w:sz w:val="26"/>
          <w:szCs w:val="26"/>
        </w:rPr>
        <w:t>However, it is actually faster to use </w:t>
      </w:r>
      <w:r w:rsidRPr="00D843EA">
        <w:rPr>
          <w:rStyle w:val="HTMLCode"/>
          <w:rFonts w:ascii="Consolas" w:hAnsi="Consolas"/>
          <w:color w:val="494E52"/>
          <w:sz w:val="26"/>
          <w:szCs w:val="26"/>
          <w:bdr w:val="single" w:sz="6" w:space="0" w:color="F2F3F3" w:frame="1"/>
          <w:shd w:val="clear" w:color="auto" w:fill="FAFAFA"/>
        </w:rPr>
        <w:t>itertools</w:t>
      </w:r>
      <w:r w:rsidRPr="00D843EA">
        <w:rPr>
          <w:rFonts w:ascii="Roboto" w:hAnsi="Roboto"/>
          <w:color w:val="494E52"/>
          <w:sz w:val="26"/>
          <w:szCs w:val="26"/>
        </w:rPr>
        <w:t> to flatten the list as follows</w:t>
      </w:r>
      <w:r w:rsidRPr="00D843EA">
        <w:rPr>
          <w:rFonts w:ascii="Roboto" w:hAnsi="Roboto"/>
          <w:color w:val="494E52"/>
        </w:rPr>
        <w:t>.</w:t>
      </w:r>
    </w:p>
    <w:p w:rsidR="000138E3" w:rsidRDefault="00D843EA" w:rsidP="0062011C">
      <w:pPr>
        <w:jc w:val="both"/>
        <w:rPr>
          <w:rFonts w:ascii="Roboto" w:hAnsi="Roboto"/>
          <w:color w:val="494E52"/>
          <w:sz w:val="26"/>
          <w:szCs w:val="26"/>
          <w:shd w:val="clear" w:color="auto" w:fill="FFFFFF"/>
        </w:rPr>
      </w:pPr>
      <w:r w:rsidRPr="0043083B">
        <w:rPr>
          <w:rFonts w:ascii="Roboto" w:hAnsi="Roboto"/>
          <w:color w:val="494E52"/>
          <w:sz w:val="26"/>
          <w:szCs w:val="26"/>
          <w:shd w:val="clear" w:color="auto" w:fill="FFFFFF"/>
        </w:rPr>
        <w:t>Using this </w:t>
      </w:r>
      <w:r w:rsidRPr="0043083B">
        <w:rPr>
          <w:rStyle w:val="HTMLCode"/>
          <w:rFonts w:ascii="Consolas" w:eastAsia="Arial MT" w:hAnsi="Consolas"/>
          <w:color w:val="494E52"/>
          <w:sz w:val="26"/>
          <w:szCs w:val="26"/>
          <w:bdr w:val="single" w:sz="6" w:space="0" w:color="F2F3F3" w:frame="1"/>
          <w:shd w:val="clear" w:color="auto" w:fill="FAFAFA"/>
        </w:rPr>
        <w:t>Pandas Dataframe</w:t>
      </w:r>
      <w:r w:rsidRPr="0043083B">
        <w:rPr>
          <w:rFonts w:ascii="Roboto" w:hAnsi="Roboto"/>
          <w:color w:val="494E52"/>
          <w:sz w:val="26"/>
          <w:szCs w:val="26"/>
          <w:shd w:val="clear" w:color="auto" w:fill="FFFFFF"/>
        </w:rPr>
        <w:t>, you can create a horizontal bar graph of the top 10 most common words in the tweets as shown below.</w:t>
      </w:r>
    </w:p>
    <w:p w:rsidR="0043083B" w:rsidRDefault="0043083B" w:rsidP="000138E3">
      <w:pPr>
        <w:rPr>
          <w:rFonts w:ascii="Georgia" w:hAnsi="Georgia"/>
          <w:b/>
          <w:bCs/>
          <w:color w:val="292929"/>
          <w:spacing w:val="-1"/>
          <w:sz w:val="26"/>
          <w:szCs w:val="26"/>
          <w:u w:val="single"/>
          <w:shd w:val="clear" w:color="auto" w:fill="FFFFFF"/>
        </w:rPr>
      </w:pPr>
      <w:r w:rsidRPr="0043083B">
        <w:rPr>
          <w:rFonts w:ascii="Georgia" w:hAnsi="Georgia"/>
          <w:b/>
          <w:bCs/>
          <w:noProof/>
          <w:color w:val="292929"/>
          <w:spacing w:val="-1"/>
          <w:sz w:val="26"/>
          <w:szCs w:val="26"/>
          <w:u w:val="single"/>
          <w:shd w:val="clear" w:color="auto" w:fill="FFFFFF"/>
        </w:rPr>
        <w:drawing>
          <wp:inline distT="0" distB="0" distL="0" distR="0" wp14:anchorId="42765CB7" wp14:editId="3CABB26A">
            <wp:extent cx="5943600" cy="28295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29560"/>
                    </a:xfrm>
                    <a:prstGeom prst="rect">
                      <a:avLst/>
                    </a:prstGeom>
                  </pic:spPr>
                </pic:pic>
              </a:graphicData>
            </a:graphic>
          </wp:inline>
        </w:drawing>
      </w:r>
    </w:p>
    <w:p w:rsidR="0043083B" w:rsidRDefault="0043083B" w:rsidP="000138E3">
      <w:pPr>
        <w:rPr>
          <w:rFonts w:ascii="Georgia" w:hAnsi="Georgia"/>
          <w:b/>
          <w:bCs/>
          <w:color w:val="292929"/>
          <w:spacing w:val="-1"/>
          <w:sz w:val="26"/>
          <w:szCs w:val="26"/>
          <w:u w:val="single"/>
          <w:shd w:val="clear" w:color="auto" w:fill="FFFFFF"/>
        </w:rPr>
      </w:pPr>
    </w:p>
    <w:p w:rsidR="0043083B" w:rsidRDefault="0043083B" w:rsidP="0043083B">
      <w:pPr>
        <w:pStyle w:val="ListParagraph"/>
        <w:numPr>
          <w:ilvl w:val="0"/>
          <w:numId w:val="15"/>
        </w:numPr>
        <w:rPr>
          <w:rFonts w:ascii="Georgia" w:hAnsi="Georgia"/>
          <w:b/>
          <w:bCs/>
          <w:color w:val="292929"/>
          <w:spacing w:val="-1"/>
          <w:sz w:val="36"/>
          <w:szCs w:val="36"/>
          <w:u w:val="single"/>
          <w:shd w:val="clear" w:color="auto" w:fill="FFFFFF"/>
        </w:rPr>
      </w:pPr>
      <w:r w:rsidRPr="0043083B">
        <w:rPr>
          <w:rFonts w:ascii="Georgia" w:hAnsi="Georgia"/>
          <w:b/>
          <w:bCs/>
          <w:color w:val="292929"/>
          <w:spacing w:val="-1"/>
          <w:sz w:val="36"/>
          <w:szCs w:val="36"/>
          <w:u w:val="single"/>
          <w:shd w:val="clear" w:color="auto" w:fill="FFFFFF"/>
        </w:rPr>
        <w:t xml:space="preserve">Popularity based on followers </w:t>
      </w:r>
    </w:p>
    <w:p w:rsidR="0043083B" w:rsidRDefault="0043083B" w:rsidP="0043083B">
      <w:pPr>
        <w:rPr>
          <w:rFonts w:ascii="Georgia" w:hAnsi="Georgia"/>
          <w:b/>
          <w:bCs/>
          <w:color w:val="292929"/>
          <w:spacing w:val="-1"/>
          <w:sz w:val="36"/>
          <w:szCs w:val="36"/>
          <w:u w:val="single"/>
          <w:shd w:val="clear" w:color="auto" w:fill="FFFFFF"/>
        </w:rPr>
      </w:pPr>
    </w:p>
    <w:p w:rsidR="0043083B" w:rsidRPr="00B72812" w:rsidRDefault="0043083B" w:rsidP="00F45E49">
      <w:pPr>
        <w:shd w:val="clear" w:color="auto" w:fill="FFFFFE"/>
        <w:spacing w:after="0" w:line="285" w:lineRule="atLeast"/>
        <w:jc w:val="both"/>
        <w:rPr>
          <w:rFonts w:ascii="Arial Unicode MS" w:eastAsia="Arial Unicode MS" w:hAnsi="Arial Unicode MS" w:cs="Arial Unicode MS"/>
          <w:color w:val="000000"/>
          <w:sz w:val="24"/>
          <w:szCs w:val="24"/>
        </w:rPr>
      </w:pPr>
      <w:r w:rsidRPr="00B72812">
        <w:rPr>
          <w:rFonts w:ascii="Arial Unicode MS" w:eastAsia="Arial Unicode MS" w:hAnsi="Arial Unicode MS" w:cs="Arial Unicode MS"/>
          <w:color w:val="000000"/>
          <w:sz w:val="24"/>
          <w:szCs w:val="24"/>
        </w:rPr>
        <w:t>Using,</w:t>
      </w:r>
    </w:p>
    <w:p w:rsidR="0043083B" w:rsidRPr="00B72812" w:rsidRDefault="0043083B" w:rsidP="00F45E49">
      <w:pPr>
        <w:shd w:val="clear" w:color="auto" w:fill="FFFFFE"/>
        <w:spacing w:after="0" w:line="285" w:lineRule="atLeast"/>
        <w:jc w:val="both"/>
        <w:rPr>
          <w:rFonts w:ascii="Arial Unicode MS" w:eastAsia="Arial Unicode MS" w:hAnsi="Arial Unicode MS" w:cs="Arial Unicode MS"/>
          <w:color w:val="000000"/>
          <w:sz w:val="24"/>
          <w:szCs w:val="24"/>
        </w:rPr>
      </w:pPr>
      <w:r w:rsidRPr="0043083B">
        <w:rPr>
          <w:rFonts w:ascii="Arial Unicode MS" w:eastAsia="Arial Unicode MS" w:hAnsi="Arial Unicode MS" w:cs="Arial Unicode MS"/>
          <w:color w:val="000000"/>
          <w:sz w:val="24"/>
          <w:szCs w:val="24"/>
        </w:rPr>
        <w:t>popularity = pd.DataFrame(dataset.groupby(</w:t>
      </w:r>
      <w:r w:rsidRPr="0043083B">
        <w:rPr>
          <w:rFonts w:ascii="Arial Unicode MS" w:eastAsia="Arial Unicode MS" w:hAnsi="Arial Unicode MS" w:cs="Arial Unicode MS"/>
          <w:color w:val="A31515"/>
          <w:sz w:val="24"/>
          <w:szCs w:val="24"/>
        </w:rPr>
        <w:t>'username'</w:t>
      </w:r>
      <w:r w:rsidRPr="0043083B">
        <w:rPr>
          <w:rFonts w:ascii="Arial Unicode MS" w:eastAsia="Arial Unicode MS" w:hAnsi="Arial Unicode MS" w:cs="Arial Unicode MS"/>
          <w:color w:val="000000"/>
          <w:sz w:val="24"/>
          <w:szCs w:val="24"/>
        </w:rPr>
        <w:t>).followers.</w:t>
      </w:r>
      <w:r w:rsidRPr="0043083B">
        <w:rPr>
          <w:rFonts w:ascii="Arial Unicode MS" w:eastAsia="Arial Unicode MS" w:hAnsi="Arial Unicode MS" w:cs="Arial Unicode MS"/>
          <w:color w:val="795E26"/>
          <w:sz w:val="24"/>
          <w:szCs w:val="24"/>
        </w:rPr>
        <w:t>max</w:t>
      </w:r>
      <w:r w:rsidRPr="0043083B">
        <w:rPr>
          <w:rFonts w:ascii="Arial Unicode MS" w:eastAsia="Arial Unicode MS" w:hAnsi="Arial Unicode MS" w:cs="Arial Unicode MS"/>
          <w:color w:val="000000"/>
          <w:sz w:val="24"/>
          <w:szCs w:val="24"/>
        </w:rPr>
        <w:t>())</w:t>
      </w:r>
    </w:p>
    <w:p w:rsidR="0043083B" w:rsidRPr="00B72812" w:rsidRDefault="0043083B" w:rsidP="00F45E49">
      <w:pPr>
        <w:shd w:val="clear" w:color="auto" w:fill="FFFFFE"/>
        <w:spacing w:after="0" w:line="285" w:lineRule="atLeast"/>
        <w:jc w:val="both"/>
        <w:rPr>
          <w:rFonts w:ascii="Arial Unicode MS" w:eastAsia="Arial Unicode MS" w:hAnsi="Arial Unicode MS" w:cs="Arial Unicode MS"/>
          <w:color w:val="000000"/>
          <w:sz w:val="24"/>
          <w:szCs w:val="24"/>
        </w:rPr>
      </w:pPr>
      <w:r w:rsidRPr="00B72812">
        <w:rPr>
          <w:rFonts w:ascii="Arial Unicode MS" w:eastAsia="Arial Unicode MS" w:hAnsi="Arial Unicode MS" w:cs="Arial Unicode MS"/>
          <w:color w:val="000000"/>
          <w:sz w:val="24"/>
          <w:szCs w:val="24"/>
        </w:rPr>
        <w:t>we are finding the number of followers each username has.</w:t>
      </w:r>
    </w:p>
    <w:p w:rsidR="0043083B" w:rsidRPr="00B72812" w:rsidRDefault="00B72812" w:rsidP="00F45E49">
      <w:pPr>
        <w:shd w:val="clear" w:color="auto" w:fill="FFFFFE"/>
        <w:spacing w:after="0" w:line="285" w:lineRule="atLeast"/>
        <w:jc w:val="both"/>
        <w:rPr>
          <w:rFonts w:ascii="Arial Unicode MS" w:eastAsia="Arial Unicode MS" w:hAnsi="Arial Unicode MS" w:cs="Arial Unicode MS"/>
          <w:color w:val="000000"/>
          <w:sz w:val="24"/>
          <w:szCs w:val="24"/>
        </w:rPr>
      </w:pPr>
      <w:r w:rsidRPr="00B72812">
        <w:rPr>
          <w:rFonts w:ascii="Arial Unicode MS" w:eastAsia="Arial Unicode MS" w:hAnsi="Arial Unicode MS" w:cs="Arial Unicode MS"/>
          <w:color w:val="000000"/>
          <w:sz w:val="24"/>
          <w:szCs w:val="24"/>
        </w:rPr>
        <w:t>Hence,</w:t>
      </w:r>
      <w:r w:rsidR="0043083B" w:rsidRPr="00B72812">
        <w:rPr>
          <w:rFonts w:ascii="Arial Unicode MS" w:eastAsia="Arial Unicode MS" w:hAnsi="Arial Unicode MS" w:cs="Arial Unicode MS"/>
          <w:color w:val="000000"/>
          <w:sz w:val="24"/>
          <w:szCs w:val="24"/>
        </w:rPr>
        <w:t xml:space="preserve"> we are assigning three data types each of which has some default value input by us.</w:t>
      </w:r>
    </w:p>
    <w:p w:rsidR="0043083B" w:rsidRPr="0043083B" w:rsidRDefault="0043083B" w:rsidP="00F45E49">
      <w:pPr>
        <w:shd w:val="clear" w:color="auto" w:fill="FFFFFE"/>
        <w:spacing w:after="0" w:line="285" w:lineRule="atLeast"/>
        <w:jc w:val="both"/>
        <w:rPr>
          <w:rFonts w:ascii="Arial Unicode MS" w:eastAsia="Arial Unicode MS" w:hAnsi="Arial Unicode MS" w:cs="Arial Unicode MS"/>
          <w:color w:val="000000"/>
          <w:sz w:val="24"/>
          <w:szCs w:val="24"/>
        </w:rPr>
      </w:pPr>
      <w:r w:rsidRPr="0043083B">
        <w:rPr>
          <w:rFonts w:ascii="Arial Unicode MS" w:eastAsia="Arial Unicode MS" w:hAnsi="Arial Unicode MS" w:cs="Arial Unicode MS"/>
          <w:color w:val="000000"/>
          <w:sz w:val="24"/>
          <w:szCs w:val="24"/>
        </w:rPr>
        <w:t>small=</w:t>
      </w:r>
      <w:r w:rsidRPr="0043083B">
        <w:rPr>
          <w:rFonts w:ascii="Arial Unicode MS" w:eastAsia="Arial Unicode MS" w:hAnsi="Arial Unicode MS" w:cs="Arial Unicode MS"/>
          <w:color w:val="09885A"/>
          <w:sz w:val="24"/>
          <w:szCs w:val="24"/>
        </w:rPr>
        <w:t>500</w:t>
      </w:r>
    </w:p>
    <w:p w:rsidR="0043083B" w:rsidRPr="0043083B" w:rsidRDefault="0043083B" w:rsidP="00F45E49">
      <w:pPr>
        <w:shd w:val="clear" w:color="auto" w:fill="FFFFFE"/>
        <w:spacing w:after="0" w:line="285" w:lineRule="atLeast"/>
        <w:jc w:val="both"/>
        <w:rPr>
          <w:rFonts w:ascii="Arial Unicode MS" w:eastAsia="Arial Unicode MS" w:hAnsi="Arial Unicode MS" w:cs="Arial Unicode MS"/>
          <w:color w:val="000000"/>
          <w:sz w:val="24"/>
          <w:szCs w:val="24"/>
        </w:rPr>
      </w:pPr>
      <w:r w:rsidRPr="0043083B">
        <w:rPr>
          <w:rFonts w:ascii="Arial Unicode MS" w:eastAsia="Arial Unicode MS" w:hAnsi="Arial Unicode MS" w:cs="Arial Unicode MS"/>
          <w:color w:val="000000"/>
          <w:sz w:val="24"/>
          <w:szCs w:val="24"/>
        </w:rPr>
        <w:t>mid=</w:t>
      </w:r>
      <w:r w:rsidRPr="0043083B">
        <w:rPr>
          <w:rFonts w:ascii="Arial Unicode MS" w:eastAsia="Arial Unicode MS" w:hAnsi="Arial Unicode MS" w:cs="Arial Unicode MS"/>
          <w:color w:val="09885A"/>
          <w:sz w:val="24"/>
          <w:szCs w:val="24"/>
        </w:rPr>
        <w:t>2000</w:t>
      </w:r>
    </w:p>
    <w:p w:rsidR="0043083B" w:rsidRPr="0043083B" w:rsidRDefault="0043083B" w:rsidP="00F45E49">
      <w:pPr>
        <w:shd w:val="clear" w:color="auto" w:fill="FFFFFE"/>
        <w:spacing w:after="0" w:line="285" w:lineRule="atLeast"/>
        <w:jc w:val="both"/>
        <w:rPr>
          <w:rFonts w:ascii="Arial Unicode MS" w:eastAsia="Arial Unicode MS" w:hAnsi="Arial Unicode MS" w:cs="Arial Unicode MS"/>
          <w:color w:val="000000"/>
          <w:sz w:val="24"/>
          <w:szCs w:val="24"/>
        </w:rPr>
      </w:pPr>
      <w:r w:rsidRPr="0043083B">
        <w:rPr>
          <w:rFonts w:ascii="Arial Unicode MS" w:eastAsia="Arial Unicode MS" w:hAnsi="Arial Unicode MS" w:cs="Arial Unicode MS"/>
          <w:color w:val="000000"/>
          <w:sz w:val="24"/>
          <w:szCs w:val="24"/>
        </w:rPr>
        <w:t>big=</w:t>
      </w:r>
      <w:r w:rsidRPr="0043083B">
        <w:rPr>
          <w:rFonts w:ascii="Arial Unicode MS" w:eastAsia="Arial Unicode MS" w:hAnsi="Arial Unicode MS" w:cs="Arial Unicode MS"/>
          <w:color w:val="09885A"/>
          <w:sz w:val="24"/>
          <w:szCs w:val="24"/>
        </w:rPr>
        <w:t>10000</w:t>
      </w:r>
    </w:p>
    <w:p w:rsidR="0043083B" w:rsidRPr="00B72812" w:rsidRDefault="00B72812" w:rsidP="00F45E49">
      <w:pPr>
        <w:shd w:val="clear" w:color="auto" w:fill="FFFFFE"/>
        <w:spacing w:after="0" w:line="285" w:lineRule="atLeast"/>
        <w:jc w:val="both"/>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sz w:val="24"/>
          <w:szCs w:val="24"/>
        </w:rPr>
        <w:t>N</w:t>
      </w:r>
      <w:r w:rsidR="0043083B" w:rsidRPr="00B72812">
        <w:rPr>
          <w:rFonts w:ascii="Arial Unicode MS" w:eastAsia="Arial Unicode MS" w:hAnsi="Arial Unicode MS" w:cs="Arial Unicode MS"/>
          <w:color w:val="000000"/>
          <w:sz w:val="24"/>
          <w:szCs w:val="24"/>
        </w:rPr>
        <w:t>ow, from this data types we are finding the popularity of each username</w:t>
      </w:r>
    </w:p>
    <w:p w:rsidR="00B72812" w:rsidRPr="00B72812" w:rsidRDefault="0043083B" w:rsidP="00F45E49">
      <w:pPr>
        <w:shd w:val="clear" w:color="auto" w:fill="FFFFFE"/>
        <w:spacing w:after="0" w:line="285" w:lineRule="atLeast"/>
        <w:jc w:val="both"/>
        <w:rPr>
          <w:rFonts w:ascii="Arial Unicode MS" w:eastAsia="Arial Unicode MS" w:hAnsi="Arial Unicode MS" w:cs="Arial Unicode MS"/>
          <w:color w:val="000000"/>
          <w:sz w:val="24"/>
          <w:szCs w:val="24"/>
        </w:rPr>
      </w:pPr>
      <w:r w:rsidRPr="00B72812">
        <w:rPr>
          <w:rFonts w:ascii="Arial Unicode MS" w:eastAsia="Arial Unicode MS" w:hAnsi="Arial Unicode MS" w:cs="Arial Unicode MS"/>
          <w:color w:val="000000"/>
          <w:sz w:val="24"/>
          <w:szCs w:val="24"/>
        </w:rPr>
        <w:t xml:space="preserve">like if username has less than 500 </w:t>
      </w:r>
      <w:r w:rsidR="00B72812" w:rsidRPr="00B72812">
        <w:rPr>
          <w:rFonts w:ascii="Arial Unicode MS" w:eastAsia="Arial Unicode MS" w:hAnsi="Arial Unicode MS" w:cs="Arial Unicode MS"/>
          <w:color w:val="000000"/>
          <w:sz w:val="24"/>
          <w:szCs w:val="24"/>
        </w:rPr>
        <w:t>then print “small”.</w:t>
      </w:r>
    </w:p>
    <w:p w:rsidR="00B72812" w:rsidRPr="00B72812" w:rsidRDefault="00B72812" w:rsidP="00F45E49">
      <w:pPr>
        <w:shd w:val="clear" w:color="auto" w:fill="FFFFFE"/>
        <w:spacing w:after="0" w:line="285" w:lineRule="atLeast"/>
        <w:jc w:val="both"/>
        <w:rPr>
          <w:rFonts w:ascii="Arial Unicode MS" w:eastAsia="Arial Unicode MS" w:hAnsi="Arial Unicode MS" w:cs="Arial Unicode MS"/>
          <w:color w:val="000000"/>
          <w:sz w:val="24"/>
          <w:szCs w:val="24"/>
        </w:rPr>
      </w:pPr>
      <w:r w:rsidRPr="00B72812">
        <w:rPr>
          <w:rFonts w:ascii="Arial Unicode MS" w:eastAsia="Arial Unicode MS" w:hAnsi="Arial Unicode MS" w:cs="Arial Unicode MS"/>
          <w:color w:val="000000"/>
          <w:sz w:val="24"/>
          <w:szCs w:val="24"/>
        </w:rPr>
        <w:t>If it has more than small and less than mid then print “mid.”</w:t>
      </w:r>
    </w:p>
    <w:p w:rsidR="00B72812" w:rsidRPr="00B72812" w:rsidRDefault="00B72812" w:rsidP="00F45E49">
      <w:pPr>
        <w:shd w:val="clear" w:color="auto" w:fill="FFFFFE"/>
        <w:spacing w:after="0" w:line="285" w:lineRule="atLeast"/>
        <w:jc w:val="both"/>
        <w:rPr>
          <w:rFonts w:ascii="Arial Unicode MS" w:eastAsia="Arial Unicode MS" w:hAnsi="Arial Unicode MS" w:cs="Arial Unicode MS"/>
          <w:color w:val="000000"/>
          <w:sz w:val="24"/>
          <w:szCs w:val="24"/>
        </w:rPr>
      </w:pPr>
    </w:p>
    <w:p w:rsidR="00B72812" w:rsidRDefault="00B72812" w:rsidP="00F45E49">
      <w:pPr>
        <w:shd w:val="clear" w:color="auto" w:fill="FFFFFE"/>
        <w:spacing w:after="0" w:line="285" w:lineRule="atLeast"/>
        <w:jc w:val="both"/>
        <w:rPr>
          <w:rFonts w:ascii="Arial Unicode MS" w:eastAsia="Arial Unicode MS" w:hAnsi="Arial Unicode MS" w:cs="Arial Unicode MS"/>
          <w:color w:val="000000"/>
          <w:sz w:val="24"/>
          <w:szCs w:val="24"/>
        </w:rPr>
      </w:pPr>
      <w:r w:rsidRPr="00B72812">
        <w:rPr>
          <w:rFonts w:ascii="Arial Unicode MS" w:eastAsia="Arial Unicode MS" w:hAnsi="Arial Unicode MS" w:cs="Arial Unicode MS"/>
          <w:color w:val="000000"/>
          <w:sz w:val="24"/>
          <w:szCs w:val="24"/>
        </w:rPr>
        <w:t>Likewise for all username we are traversing and hence finding the popularity.</w:t>
      </w:r>
    </w:p>
    <w:p w:rsidR="00B72812" w:rsidRDefault="00B72812" w:rsidP="00F45E49">
      <w:pPr>
        <w:shd w:val="clear" w:color="auto" w:fill="FFFFFE"/>
        <w:spacing w:after="0" w:line="285" w:lineRule="atLeast"/>
        <w:jc w:val="both"/>
        <w:rPr>
          <w:rFonts w:ascii="Arial Unicode MS" w:eastAsia="Arial Unicode MS" w:hAnsi="Arial Unicode MS" w:cs="Arial Unicode MS"/>
          <w:color w:val="000000"/>
          <w:sz w:val="24"/>
          <w:szCs w:val="24"/>
        </w:rPr>
      </w:pPr>
    </w:p>
    <w:p w:rsidR="00B72812" w:rsidRDefault="00B72812" w:rsidP="0043083B">
      <w:pPr>
        <w:shd w:val="clear" w:color="auto" w:fill="FFFFFE"/>
        <w:spacing w:after="0" w:line="285" w:lineRule="atLeast"/>
        <w:rPr>
          <w:rFonts w:ascii="Arial Unicode MS" w:eastAsia="Arial Unicode MS" w:hAnsi="Arial Unicode MS" w:cs="Arial Unicode MS"/>
          <w:color w:val="000000"/>
          <w:sz w:val="24"/>
          <w:szCs w:val="24"/>
        </w:rPr>
      </w:pPr>
      <w:r w:rsidRPr="00B72812">
        <w:rPr>
          <w:rFonts w:ascii="Arial Unicode MS" w:eastAsia="Arial Unicode MS" w:hAnsi="Arial Unicode MS" w:cs="Arial Unicode MS"/>
          <w:noProof/>
          <w:color w:val="000000"/>
          <w:sz w:val="24"/>
          <w:szCs w:val="24"/>
        </w:rPr>
        <w:drawing>
          <wp:inline distT="0" distB="0" distL="0" distR="0" wp14:anchorId="72B1021F" wp14:editId="3563A7AB">
            <wp:extent cx="2994813" cy="14558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9320" cy="1467725"/>
                    </a:xfrm>
                    <a:prstGeom prst="rect">
                      <a:avLst/>
                    </a:prstGeom>
                  </pic:spPr>
                </pic:pic>
              </a:graphicData>
            </a:graphic>
          </wp:inline>
        </w:drawing>
      </w:r>
    </w:p>
    <w:p w:rsidR="00B72812" w:rsidRDefault="00B72812" w:rsidP="0043083B">
      <w:pPr>
        <w:shd w:val="clear" w:color="auto" w:fill="FFFFFE"/>
        <w:spacing w:after="0" w:line="285" w:lineRule="atLeast"/>
        <w:rPr>
          <w:rFonts w:ascii="Arial Unicode MS" w:eastAsia="Arial Unicode MS" w:hAnsi="Arial Unicode MS" w:cs="Arial Unicode MS"/>
          <w:color w:val="000000"/>
          <w:sz w:val="24"/>
          <w:szCs w:val="24"/>
        </w:rPr>
      </w:pPr>
    </w:p>
    <w:p w:rsidR="00B72812" w:rsidRDefault="00B72812" w:rsidP="0062011C">
      <w:pPr>
        <w:shd w:val="clear" w:color="auto" w:fill="FFFFFE"/>
        <w:spacing w:after="0" w:line="285" w:lineRule="atLeast"/>
        <w:jc w:val="both"/>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sz w:val="24"/>
          <w:szCs w:val="24"/>
        </w:rPr>
        <w:t xml:space="preserve">Now, </w:t>
      </w:r>
      <w:r w:rsidR="00EC797D">
        <w:rPr>
          <w:rFonts w:ascii="Arial Unicode MS" w:eastAsia="Arial Unicode MS" w:hAnsi="Arial Unicode MS" w:cs="Arial Unicode MS"/>
          <w:color w:val="000000"/>
          <w:sz w:val="24"/>
          <w:szCs w:val="24"/>
        </w:rPr>
        <w:t>based on</w:t>
      </w:r>
      <w:r>
        <w:rPr>
          <w:rFonts w:ascii="Arial Unicode MS" w:eastAsia="Arial Unicode MS" w:hAnsi="Arial Unicode MS" w:cs="Arial Unicode MS"/>
          <w:color w:val="000000"/>
          <w:sz w:val="24"/>
          <w:szCs w:val="24"/>
        </w:rPr>
        <w:t xml:space="preserve"> large, mid, </w:t>
      </w:r>
      <w:r w:rsidR="00EC797D">
        <w:rPr>
          <w:rFonts w:ascii="Arial Unicode MS" w:eastAsia="Arial Unicode MS" w:hAnsi="Arial Unicode MS" w:cs="Arial Unicode MS"/>
          <w:color w:val="000000"/>
          <w:sz w:val="24"/>
          <w:szCs w:val="24"/>
        </w:rPr>
        <w:t>small,</w:t>
      </w:r>
      <w:r>
        <w:rPr>
          <w:rFonts w:ascii="Arial Unicode MS" w:eastAsia="Arial Unicode MS" w:hAnsi="Arial Unicode MS" w:cs="Arial Unicode MS"/>
          <w:color w:val="000000"/>
          <w:sz w:val="24"/>
          <w:szCs w:val="24"/>
        </w:rPr>
        <w:t xml:space="preserve"> and very large we are plotting a graph of each username its followers have.</w:t>
      </w:r>
    </w:p>
    <w:p w:rsidR="00B72812" w:rsidRDefault="00B72812" w:rsidP="0062011C">
      <w:pPr>
        <w:shd w:val="clear" w:color="auto" w:fill="FFFFFE"/>
        <w:spacing w:after="0" w:line="285" w:lineRule="atLeast"/>
        <w:jc w:val="both"/>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sz w:val="24"/>
          <w:szCs w:val="24"/>
        </w:rPr>
        <w:t>Hence, four graphs are made based on the above category.</w:t>
      </w:r>
    </w:p>
    <w:p w:rsidR="00EC797D" w:rsidRDefault="00EC797D" w:rsidP="0062011C">
      <w:pPr>
        <w:shd w:val="clear" w:color="auto" w:fill="FFFFFE"/>
        <w:spacing w:after="0" w:line="285" w:lineRule="atLeast"/>
        <w:jc w:val="both"/>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sz w:val="24"/>
          <w:szCs w:val="24"/>
        </w:rPr>
        <w:t>Using the below function, we are plotting.</w:t>
      </w:r>
    </w:p>
    <w:p w:rsidR="00EC797D" w:rsidRDefault="00EC797D" w:rsidP="0062011C">
      <w:pPr>
        <w:shd w:val="clear" w:color="auto" w:fill="FFFFFE"/>
        <w:spacing w:after="0" w:line="285" w:lineRule="atLeast"/>
        <w:jc w:val="both"/>
        <w:rPr>
          <w:rFonts w:ascii="Arial Unicode MS" w:eastAsia="Arial Unicode MS" w:hAnsi="Arial Unicode MS" w:cs="Arial Unicode MS"/>
          <w:color w:val="000000"/>
          <w:sz w:val="24"/>
          <w:szCs w:val="24"/>
        </w:rPr>
      </w:pPr>
    </w:p>
    <w:p w:rsidR="00B72812" w:rsidRPr="00B72812" w:rsidRDefault="00B72812" w:rsidP="0062011C">
      <w:pPr>
        <w:shd w:val="clear" w:color="auto" w:fill="FFFFFE"/>
        <w:spacing w:after="0" w:line="285" w:lineRule="atLeast"/>
        <w:jc w:val="both"/>
        <w:rPr>
          <w:rFonts w:ascii="Courier New" w:eastAsia="Times New Roman" w:hAnsi="Courier New" w:cs="Courier New"/>
          <w:color w:val="000000"/>
          <w:sz w:val="21"/>
          <w:szCs w:val="21"/>
        </w:rPr>
      </w:pPr>
      <w:r w:rsidRPr="00B72812">
        <w:rPr>
          <w:rFonts w:ascii="Courier New" w:eastAsia="Times New Roman" w:hAnsi="Courier New" w:cs="Courier New"/>
          <w:color w:val="000000"/>
          <w:sz w:val="21"/>
          <w:szCs w:val="21"/>
        </w:rPr>
        <w:t>grid = sns.FacetGrid(data=dataset, col=</w:t>
      </w:r>
      <w:r w:rsidRPr="00B72812">
        <w:rPr>
          <w:rFonts w:ascii="Courier New" w:eastAsia="Times New Roman" w:hAnsi="Courier New" w:cs="Courier New"/>
          <w:color w:val="A31515"/>
          <w:sz w:val="21"/>
          <w:szCs w:val="21"/>
        </w:rPr>
        <w:t>'starhood'</w:t>
      </w:r>
      <w:r w:rsidRPr="00B72812">
        <w:rPr>
          <w:rFonts w:ascii="Courier New" w:eastAsia="Times New Roman" w:hAnsi="Courier New" w:cs="Courier New"/>
          <w:color w:val="000000"/>
          <w:sz w:val="21"/>
          <w:szCs w:val="21"/>
        </w:rPr>
        <w:t>,col_wrap=</w:t>
      </w:r>
      <w:r w:rsidRPr="00B72812">
        <w:rPr>
          <w:rFonts w:ascii="Courier New" w:eastAsia="Times New Roman" w:hAnsi="Courier New" w:cs="Courier New"/>
          <w:color w:val="09885A"/>
          <w:sz w:val="21"/>
          <w:szCs w:val="21"/>
        </w:rPr>
        <w:t>2</w:t>
      </w:r>
      <w:r w:rsidRPr="00B72812">
        <w:rPr>
          <w:rFonts w:ascii="Courier New" w:eastAsia="Times New Roman" w:hAnsi="Courier New" w:cs="Courier New"/>
          <w:color w:val="000000"/>
          <w:sz w:val="21"/>
          <w:szCs w:val="21"/>
        </w:rPr>
        <w:t>, hue=</w:t>
      </w:r>
      <w:r w:rsidRPr="00B72812">
        <w:rPr>
          <w:rFonts w:ascii="Courier New" w:eastAsia="Times New Roman" w:hAnsi="Courier New" w:cs="Courier New"/>
          <w:color w:val="A31515"/>
          <w:sz w:val="21"/>
          <w:szCs w:val="21"/>
        </w:rPr>
        <w:t>'username'</w:t>
      </w:r>
      <w:r w:rsidRPr="00B72812">
        <w:rPr>
          <w:rFonts w:ascii="Courier New" w:eastAsia="Times New Roman" w:hAnsi="Courier New" w:cs="Courier New"/>
          <w:color w:val="000000"/>
          <w:sz w:val="21"/>
          <w:szCs w:val="21"/>
        </w:rPr>
        <w:t>, sharex=</w:t>
      </w:r>
      <w:r w:rsidRPr="00B72812">
        <w:rPr>
          <w:rFonts w:ascii="Courier New" w:eastAsia="Times New Roman" w:hAnsi="Courier New" w:cs="Courier New"/>
          <w:color w:val="0000FF"/>
          <w:sz w:val="21"/>
          <w:szCs w:val="21"/>
        </w:rPr>
        <w:t>False</w:t>
      </w:r>
      <w:r w:rsidRPr="00B72812">
        <w:rPr>
          <w:rFonts w:ascii="Courier New" w:eastAsia="Times New Roman" w:hAnsi="Courier New" w:cs="Courier New"/>
          <w:color w:val="000000"/>
          <w:sz w:val="21"/>
          <w:szCs w:val="21"/>
        </w:rPr>
        <w:t>, sharey=</w:t>
      </w:r>
      <w:r w:rsidRPr="00B72812">
        <w:rPr>
          <w:rFonts w:ascii="Courier New" w:eastAsia="Times New Roman" w:hAnsi="Courier New" w:cs="Courier New"/>
          <w:color w:val="0000FF"/>
          <w:sz w:val="21"/>
          <w:szCs w:val="21"/>
        </w:rPr>
        <w:t>False</w:t>
      </w:r>
      <w:r w:rsidRPr="00B72812">
        <w:rPr>
          <w:rFonts w:ascii="Courier New" w:eastAsia="Times New Roman" w:hAnsi="Courier New" w:cs="Courier New"/>
          <w:color w:val="000000"/>
          <w:sz w:val="21"/>
          <w:szCs w:val="21"/>
        </w:rPr>
        <w:t>)</w:t>
      </w:r>
    </w:p>
    <w:p w:rsidR="00B72812" w:rsidRDefault="00B72812" w:rsidP="0062011C">
      <w:pPr>
        <w:shd w:val="clear" w:color="auto" w:fill="FFFFFE"/>
        <w:spacing w:after="0" w:line="285" w:lineRule="atLeast"/>
        <w:jc w:val="both"/>
        <w:rPr>
          <w:rFonts w:ascii="Courier New" w:eastAsia="Times New Roman" w:hAnsi="Courier New" w:cs="Courier New"/>
          <w:color w:val="000000"/>
          <w:sz w:val="21"/>
          <w:szCs w:val="21"/>
        </w:rPr>
      </w:pPr>
      <w:r w:rsidRPr="00B72812">
        <w:rPr>
          <w:rFonts w:ascii="Courier New" w:eastAsia="Times New Roman" w:hAnsi="Courier New" w:cs="Courier New"/>
          <w:color w:val="000000"/>
          <w:sz w:val="21"/>
          <w:szCs w:val="21"/>
        </w:rPr>
        <w:t>grid=grid.</w:t>
      </w:r>
      <w:r w:rsidRPr="00B72812">
        <w:rPr>
          <w:rFonts w:ascii="Courier New" w:eastAsia="Times New Roman" w:hAnsi="Courier New" w:cs="Courier New"/>
          <w:color w:val="795E26"/>
          <w:sz w:val="21"/>
          <w:szCs w:val="21"/>
        </w:rPr>
        <w:t>map</w:t>
      </w:r>
      <w:r w:rsidRPr="00B72812">
        <w:rPr>
          <w:rFonts w:ascii="Courier New" w:eastAsia="Times New Roman" w:hAnsi="Courier New" w:cs="Courier New"/>
          <w:color w:val="000000"/>
          <w:sz w:val="21"/>
          <w:szCs w:val="21"/>
        </w:rPr>
        <w:t>(plt.scatter,</w:t>
      </w:r>
      <w:r w:rsidRPr="00B72812">
        <w:rPr>
          <w:rFonts w:ascii="Courier New" w:eastAsia="Times New Roman" w:hAnsi="Courier New" w:cs="Courier New"/>
          <w:color w:val="A31515"/>
          <w:sz w:val="21"/>
          <w:szCs w:val="21"/>
        </w:rPr>
        <w:t>'numberstatuses'</w:t>
      </w:r>
      <w:r w:rsidRPr="00B72812">
        <w:rPr>
          <w:rFonts w:ascii="Courier New" w:eastAsia="Times New Roman" w:hAnsi="Courier New" w:cs="Courier New"/>
          <w:color w:val="000000"/>
          <w:sz w:val="21"/>
          <w:szCs w:val="21"/>
        </w:rPr>
        <w:t>,</w:t>
      </w:r>
      <w:r w:rsidRPr="00B72812">
        <w:rPr>
          <w:rFonts w:ascii="Courier New" w:eastAsia="Times New Roman" w:hAnsi="Courier New" w:cs="Courier New"/>
          <w:color w:val="A31515"/>
          <w:sz w:val="21"/>
          <w:szCs w:val="21"/>
        </w:rPr>
        <w:t>'followers'</w:t>
      </w:r>
      <w:r w:rsidRPr="00B72812">
        <w:rPr>
          <w:rFonts w:ascii="Courier New" w:eastAsia="Times New Roman" w:hAnsi="Courier New" w:cs="Courier New"/>
          <w:color w:val="000000"/>
          <w:sz w:val="21"/>
          <w:szCs w:val="21"/>
        </w:rPr>
        <w:t>)</w:t>
      </w:r>
    </w:p>
    <w:p w:rsidR="00EC797D" w:rsidRDefault="00EC797D" w:rsidP="0062011C">
      <w:pPr>
        <w:shd w:val="clear" w:color="auto" w:fill="FFFFFE"/>
        <w:spacing w:after="0" w:line="285" w:lineRule="atLeast"/>
        <w:jc w:val="both"/>
        <w:rPr>
          <w:rFonts w:ascii="Courier New" w:eastAsia="Times New Roman" w:hAnsi="Courier New" w:cs="Courier New"/>
          <w:color w:val="000000"/>
          <w:sz w:val="21"/>
          <w:szCs w:val="21"/>
        </w:rPr>
      </w:pPr>
    </w:p>
    <w:p w:rsidR="00EC797D" w:rsidRDefault="00EC797D" w:rsidP="0062011C">
      <w:pPr>
        <w:shd w:val="clear" w:color="auto" w:fill="FFFFFE"/>
        <w:spacing w:after="0" w:line="285" w:lineRule="atLeast"/>
        <w:jc w:val="both"/>
        <w:rPr>
          <w:rFonts w:eastAsia="Times New Roman" w:cstheme="minorHAnsi"/>
          <w:color w:val="000000"/>
          <w:sz w:val="28"/>
          <w:szCs w:val="28"/>
        </w:rPr>
      </w:pPr>
      <w:r w:rsidRPr="00EC797D">
        <w:rPr>
          <w:rFonts w:eastAsia="Times New Roman" w:cstheme="minorHAnsi"/>
          <w:color w:val="000000"/>
          <w:sz w:val="28"/>
          <w:szCs w:val="28"/>
        </w:rPr>
        <w:t>Below, is the graph for the analyzed data.</w:t>
      </w:r>
    </w:p>
    <w:p w:rsidR="00EC797D" w:rsidRDefault="00EC797D" w:rsidP="00B72812">
      <w:pPr>
        <w:shd w:val="clear" w:color="auto" w:fill="FFFFFE"/>
        <w:spacing w:after="0" w:line="285" w:lineRule="atLeast"/>
        <w:rPr>
          <w:rFonts w:eastAsia="Times New Roman" w:cstheme="minorHAnsi"/>
          <w:color w:val="000000"/>
          <w:sz w:val="28"/>
          <w:szCs w:val="28"/>
        </w:rPr>
      </w:pPr>
    </w:p>
    <w:p w:rsidR="00EC797D" w:rsidRDefault="00EC797D" w:rsidP="00B72812">
      <w:pPr>
        <w:shd w:val="clear" w:color="auto" w:fill="FFFFFE"/>
        <w:spacing w:after="0" w:line="285" w:lineRule="atLeast"/>
        <w:rPr>
          <w:rFonts w:eastAsia="Times New Roman" w:cstheme="minorHAnsi"/>
          <w:color w:val="000000"/>
          <w:sz w:val="28"/>
          <w:szCs w:val="28"/>
        </w:rPr>
      </w:pPr>
    </w:p>
    <w:p w:rsidR="00EC797D" w:rsidRDefault="00EC797D" w:rsidP="00B72812">
      <w:pPr>
        <w:shd w:val="clear" w:color="auto" w:fill="FFFFFE"/>
        <w:spacing w:after="0" w:line="285" w:lineRule="atLeast"/>
        <w:rPr>
          <w:rFonts w:eastAsia="Times New Roman" w:cstheme="minorHAnsi"/>
          <w:color w:val="000000"/>
          <w:sz w:val="28"/>
          <w:szCs w:val="28"/>
        </w:rPr>
      </w:pPr>
      <w:r w:rsidRPr="00EC797D">
        <w:rPr>
          <w:rFonts w:eastAsia="Times New Roman" w:cstheme="minorHAnsi"/>
          <w:noProof/>
          <w:color w:val="000000"/>
          <w:sz w:val="28"/>
          <w:szCs w:val="28"/>
        </w:rPr>
        <w:drawing>
          <wp:inline distT="0" distB="0" distL="0" distR="0" wp14:anchorId="38581151" wp14:editId="7C52E874">
            <wp:extent cx="5943600" cy="3150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50870"/>
                    </a:xfrm>
                    <a:prstGeom prst="rect">
                      <a:avLst/>
                    </a:prstGeom>
                  </pic:spPr>
                </pic:pic>
              </a:graphicData>
            </a:graphic>
          </wp:inline>
        </w:drawing>
      </w:r>
    </w:p>
    <w:p w:rsidR="00EC797D" w:rsidRDefault="00EC797D" w:rsidP="00B72812">
      <w:pPr>
        <w:shd w:val="clear" w:color="auto" w:fill="FFFFFE"/>
        <w:spacing w:after="0" w:line="285" w:lineRule="atLeast"/>
        <w:rPr>
          <w:rFonts w:eastAsia="Times New Roman" w:cstheme="minorHAnsi"/>
          <w:color w:val="000000"/>
          <w:sz w:val="28"/>
          <w:szCs w:val="28"/>
        </w:rPr>
      </w:pPr>
    </w:p>
    <w:p w:rsidR="00EC797D" w:rsidRDefault="00EC797D" w:rsidP="00B72812">
      <w:pPr>
        <w:shd w:val="clear" w:color="auto" w:fill="FFFFFE"/>
        <w:spacing w:after="0" w:line="285" w:lineRule="atLeast"/>
        <w:rPr>
          <w:rFonts w:eastAsia="Times New Roman" w:cstheme="minorHAnsi"/>
          <w:color w:val="000000"/>
          <w:sz w:val="28"/>
          <w:szCs w:val="28"/>
        </w:rPr>
      </w:pPr>
    </w:p>
    <w:p w:rsidR="00EC797D" w:rsidRDefault="00EC797D" w:rsidP="00B72812">
      <w:pPr>
        <w:shd w:val="clear" w:color="auto" w:fill="FFFFFE"/>
        <w:spacing w:after="0" w:line="285" w:lineRule="atLeast"/>
        <w:rPr>
          <w:rFonts w:eastAsia="Times New Roman" w:cstheme="minorHAnsi"/>
          <w:color w:val="000000"/>
          <w:sz w:val="28"/>
          <w:szCs w:val="28"/>
        </w:rPr>
      </w:pPr>
    </w:p>
    <w:p w:rsidR="00EC797D" w:rsidRDefault="00EC797D" w:rsidP="00EC797D">
      <w:pPr>
        <w:pStyle w:val="ListParagraph"/>
        <w:numPr>
          <w:ilvl w:val="0"/>
          <w:numId w:val="16"/>
        </w:numPr>
        <w:shd w:val="clear" w:color="auto" w:fill="FFFFFE"/>
        <w:spacing w:line="285" w:lineRule="atLeast"/>
        <w:rPr>
          <w:rFonts w:eastAsia="Times New Roman" w:cstheme="minorHAnsi"/>
          <w:b/>
          <w:bCs/>
          <w:color w:val="000000"/>
          <w:sz w:val="40"/>
          <w:szCs w:val="36"/>
          <w:u w:val="single"/>
        </w:rPr>
      </w:pPr>
      <w:r w:rsidRPr="00EC797D">
        <w:rPr>
          <w:rFonts w:eastAsia="Times New Roman" w:cstheme="minorHAnsi"/>
          <w:b/>
          <w:bCs/>
          <w:color w:val="000000"/>
          <w:sz w:val="40"/>
          <w:szCs w:val="36"/>
          <w:u w:val="single"/>
        </w:rPr>
        <w:t>Locations of tweets</w:t>
      </w:r>
    </w:p>
    <w:p w:rsidR="00EC797D" w:rsidRDefault="00EC797D" w:rsidP="00EC797D">
      <w:pPr>
        <w:shd w:val="clear" w:color="auto" w:fill="FFFFFE"/>
        <w:spacing w:line="285" w:lineRule="atLeast"/>
        <w:rPr>
          <w:rFonts w:eastAsia="Times New Roman" w:cstheme="minorHAnsi"/>
          <w:b/>
          <w:bCs/>
          <w:color w:val="000000"/>
          <w:sz w:val="40"/>
          <w:szCs w:val="36"/>
          <w:u w:val="single"/>
        </w:rPr>
      </w:pPr>
    </w:p>
    <w:p w:rsidR="00EC797D" w:rsidRDefault="00EC797D" w:rsidP="00F44174">
      <w:pPr>
        <w:shd w:val="clear" w:color="auto" w:fill="FFFFFE"/>
        <w:spacing w:line="285" w:lineRule="atLeast"/>
        <w:jc w:val="both"/>
        <w:rPr>
          <w:rFonts w:eastAsia="Times New Roman" w:cstheme="minorHAnsi"/>
          <w:color w:val="000000"/>
          <w:sz w:val="28"/>
          <w:szCs w:val="28"/>
        </w:rPr>
      </w:pPr>
      <w:r>
        <w:rPr>
          <w:rFonts w:eastAsia="Times New Roman" w:cstheme="minorHAnsi"/>
          <w:color w:val="000000"/>
          <w:sz w:val="28"/>
          <w:szCs w:val="28"/>
        </w:rPr>
        <w:t>We are analyzing the location of places from where the tweets are made.</w:t>
      </w:r>
    </w:p>
    <w:p w:rsidR="0062011C" w:rsidRDefault="0062011C" w:rsidP="00F44174">
      <w:pPr>
        <w:shd w:val="clear" w:color="auto" w:fill="FFFFFE"/>
        <w:spacing w:after="0" w:line="285" w:lineRule="atLeast"/>
        <w:jc w:val="both"/>
        <w:rPr>
          <w:rFonts w:eastAsia="Times New Roman" w:cstheme="minorHAnsi"/>
          <w:color w:val="000000"/>
          <w:sz w:val="26"/>
          <w:szCs w:val="26"/>
        </w:rPr>
      </w:pPr>
      <w:r w:rsidRPr="0062011C">
        <w:rPr>
          <w:rFonts w:eastAsia="Times New Roman" w:cstheme="minorHAnsi"/>
          <w:color w:val="000000"/>
          <w:sz w:val="26"/>
          <w:szCs w:val="26"/>
        </w:rPr>
        <w:t>unique_locations = dataset[</w:t>
      </w:r>
      <w:r w:rsidRPr="0062011C">
        <w:rPr>
          <w:rFonts w:eastAsia="Times New Roman" w:cstheme="minorHAnsi"/>
          <w:color w:val="A31515"/>
          <w:sz w:val="26"/>
          <w:szCs w:val="26"/>
        </w:rPr>
        <w:t>'location'</w:t>
      </w:r>
      <w:r w:rsidRPr="0062011C">
        <w:rPr>
          <w:rFonts w:eastAsia="Times New Roman" w:cstheme="minorHAnsi"/>
          <w:color w:val="000000"/>
          <w:sz w:val="26"/>
          <w:szCs w:val="26"/>
        </w:rPr>
        <w:t>].unique()</w:t>
      </w:r>
    </w:p>
    <w:p w:rsidR="00683F93" w:rsidRDefault="00683F93" w:rsidP="00F44174">
      <w:pPr>
        <w:shd w:val="clear" w:color="auto" w:fill="FFFFFE"/>
        <w:spacing w:after="0" w:line="285" w:lineRule="atLeast"/>
        <w:jc w:val="both"/>
        <w:rPr>
          <w:rFonts w:eastAsia="Times New Roman" w:cstheme="minorHAnsi"/>
          <w:color w:val="000000"/>
          <w:sz w:val="26"/>
          <w:szCs w:val="26"/>
        </w:rPr>
      </w:pPr>
    </w:p>
    <w:p w:rsidR="00683F93" w:rsidRDefault="00683F93" w:rsidP="00F44174">
      <w:pPr>
        <w:shd w:val="clear" w:color="auto" w:fill="FFFFFE"/>
        <w:spacing w:after="0" w:line="285" w:lineRule="atLeast"/>
        <w:jc w:val="both"/>
        <w:rPr>
          <w:rFonts w:eastAsia="Times New Roman" w:cstheme="minorHAnsi"/>
          <w:color w:val="000000"/>
          <w:sz w:val="26"/>
          <w:szCs w:val="26"/>
        </w:rPr>
      </w:pPr>
      <w:r>
        <w:rPr>
          <w:rFonts w:eastAsia="Times New Roman" w:cstheme="minorHAnsi"/>
          <w:color w:val="000000"/>
          <w:sz w:val="26"/>
          <w:szCs w:val="26"/>
        </w:rPr>
        <w:t>Now, count the locations from how many tweets have been made from that location.</w:t>
      </w:r>
    </w:p>
    <w:p w:rsidR="00683F93" w:rsidRDefault="00683F93" w:rsidP="00F44174">
      <w:pPr>
        <w:shd w:val="clear" w:color="auto" w:fill="FFFFFE"/>
        <w:spacing w:after="0" w:line="285" w:lineRule="atLeast"/>
        <w:jc w:val="both"/>
        <w:rPr>
          <w:rFonts w:eastAsia="Times New Roman" w:cstheme="minorHAnsi"/>
          <w:color w:val="000000"/>
          <w:sz w:val="26"/>
          <w:szCs w:val="26"/>
        </w:rPr>
      </w:pPr>
    </w:p>
    <w:p w:rsidR="00683F93" w:rsidRPr="00AB10BA" w:rsidRDefault="00683F93" w:rsidP="00F44174">
      <w:pPr>
        <w:shd w:val="clear" w:color="auto" w:fill="FFFFFE"/>
        <w:spacing w:after="0" w:line="285" w:lineRule="atLeast"/>
        <w:jc w:val="both"/>
        <w:rPr>
          <w:rFonts w:eastAsia="Times New Roman" w:cstheme="minorHAnsi"/>
          <w:color w:val="000000"/>
          <w:sz w:val="24"/>
          <w:szCs w:val="26"/>
        </w:rPr>
      </w:pPr>
      <w:r w:rsidRPr="00AB10BA">
        <w:rPr>
          <w:rFonts w:eastAsia="Times New Roman" w:cstheme="minorHAnsi"/>
          <w:color w:val="000000"/>
          <w:sz w:val="24"/>
          <w:szCs w:val="26"/>
        </w:rPr>
        <w:t>unique_counts = </w:t>
      </w:r>
      <w:r w:rsidRPr="00AB10BA">
        <w:rPr>
          <w:rFonts w:eastAsia="Times New Roman" w:cstheme="minorHAnsi"/>
          <w:color w:val="267F99"/>
          <w:sz w:val="24"/>
          <w:szCs w:val="26"/>
        </w:rPr>
        <w:t>dict</w:t>
      </w:r>
      <w:r w:rsidRPr="00AB10BA">
        <w:rPr>
          <w:rFonts w:eastAsia="Times New Roman" w:cstheme="minorHAnsi"/>
          <w:color w:val="000000"/>
          <w:sz w:val="24"/>
          <w:szCs w:val="26"/>
        </w:rPr>
        <w:t>([(loc,</w:t>
      </w:r>
      <w:r w:rsidRPr="00AB10BA">
        <w:rPr>
          <w:rFonts w:eastAsia="Times New Roman" w:cstheme="minorHAnsi"/>
          <w:color w:val="267F99"/>
          <w:sz w:val="24"/>
          <w:szCs w:val="26"/>
        </w:rPr>
        <w:t>list</w:t>
      </w:r>
      <w:r w:rsidRPr="00AB10BA">
        <w:rPr>
          <w:rFonts w:eastAsia="Times New Roman" w:cstheme="minorHAnsi"/>
          <w:color w:val="000000"/>
          <w:sz w:val="24"/>
          <w:szCs w:val="26"/>
        </w:rPr>
        <w:t>(dataset[</w:t>
      </w:r>
      <w:r w:rsidRPr="00AB10BA">
        <w:rPr>
          <w:rFonts w:eastAsia="Times New Roman" w:cstheme="minorHAnsi"/>
          <w:color w:val="A31515"/>
          <w:sz w:val="24"/>
          <w:szCs w:val="26"/>
        </w:rPr>
        <w:t>'location'</w:t>
      </w:r>
      <w:r w:rsidRPr="00AB10BA">
        <w:rPr>
          <w:rFonts w:eastAsia="Times New Roman" w:cstheme="minorHAnsi"/>
          <w:color w:val="000000"/>
          <w:sz w:val="24"/>
          <w:szCs w:val="26"/>
        </w:rPr>
        <w:t>]).count(loc)) </w:t>
      </w:r>
      <w:r w:rsidRPr="00AB10BA">
        <w:rPr>
          <w:rFonts w:eastAsia="Times New Roman" w:cstheme="minorHAnsi"/>
          <w:color w:val="AF00DB"/>
          <w:sz w:val="24"/>
          <w:szCs w:val="26"/>
        </w:rPr>
        <w:t>for</w:t>
      </w:r>
      <w:r w:rsidRPr="00AB10BA">
        <w:rPr>
          <w:rFonts w:eastAsia="Times New Roman" w:cstheme="minorHAnsi"/>
          <w:color w:val="000000"/>
          <w:sz w:val="24"/>
          <w:szCs w:val="26"/>
        </w:rPr>
        <w:t> loc </w:t>
      </w:r>
      <w:r w:rsidRPr="00AB10BA">
        <w:rPr>
          <w:rFonts w:eastAsia="Times New Roman" w:cstheme="minorHAnsi"/>
          <w:color w:val="0000FF"/>
          <w:sz w:val="24"/>
          <w:szCs w:val="26"/>
        </w:rPr>
        <w:t>in</w:t>
      </w:r>
      <w:r w:rsidRPr="00AB10BA">
        <w:rPr>
          <w:rFonts w:eastAsia="Times New Roman" w:cstheme="minorHAnsi"/>
          <w:color w:val="000000"/>
          <w:sz w:val="24"/>
          <w:szCs w:val="26"/>
        </w:rPr>
        <w:t> unique_locations])</w:t>
      </w:r>
    </w:p>
    <w:p w:rsidR="00683F93" w:rsidRPr="00AB10BA" w:rsidRDefault="00683F93" w:rsidP="00F44174">
      <w:pPr>
        <w:shd w:val="clear" w:color="auto" w:fill="FFFFFE"/>
        <w:spacing w:after="0" w:line="285" w:lineRule="atLeast"/>
        <w:jc w:val="both"/>
        <w:rPr>
          <w:rFonts w:eastAsia="Times New Roman" w:cstheme="minorHAnsi"/>
          <w:color w:val="000000"/>
          <w:sz w:val="24"/>
          <w:szCs w:val="26"/>
        </w:rPr>
      </w:pPr>
      <w:r w:rsidRPr="00AB10BA">
        <w:rPr>
          <w:rFonts w:eastAsia="Times New Roman" w:cstheme="minorHAnsi"/>
          <w:color w:val="000000"/>
          <w:sz w:val="24"/>
          <w:szCs w:val="26"/>
        </w:rPr>
        <w:t>unique_counts = </w:t>
      </w:r>
      <w:r w:rsidRPr="00AB10BA">
        <w:rPr>
          <w:rFonts w:eastAsia="Times New Roman" w:cstheme="minorHAnsi"/>
          <w:color w:val="795E26"/>
          <w:sz w:val="24"/>
          <w:szCs w:val="26"/>
        </w:rPr>
        <w:t>sorted</w:t>
      </w:r>
      <w:r w:rsidRPr="00AB10BA">
        <w:rPr>
          <w:rFonts w:eastAsia="Times New Roman" w:cstheme="minorHAnsi"/>
          <w:color w:val="000000"/>
          <w:sz w:val="24"/>
          <w:szCs w:val="26"/>
        </w:rPr>
        <w:t>(unique_counts.items(),key = operator.itemgetter(</w:t>
      </w:r>
      <w:r w:rsidRPr="00AB10BA">
        <w:rPr>
          <w:rFonts w:eastAsia="Times New Roman" w:cstheme="minorHAnsi"/>
          <w:color w:val="09885A"/>
          <w:sz w:val="24"/>
          <w:szCs w:val="26"/>
        </w:rPr>
        <w:t>1</w:t>
      </w:r>
      <w:r w:rsidRPr="00AB10BA">
        <w:rPr>
          <w:rFonts w:eastAsia="Times New Roman" w:cstheme="minorHAnsi"/>
          <w:color w:val="000000"/>
          <w:sz w:val="24"/>
          <w:szCs w:val="26"/>
        </w:rPr>
        <w:t>))</w:t>
      </w:r>
    </w:p>
    <w:p w:rsidR="00683F93" w:rsidRPr="00AB10BA" w:rsidRDefault="00683F93" w:rsidP="00F44174">
      <w:pPr>
        <w:shd w:val="clear" w:color="auto" w:fill="FFFFFE"/>
        <w:spacing w:after="0" w:line="285" w:lineRule="atLeast"/>
        <w:jc w:val="both"/>
        <w:rPr>
          <w:rFonts w:eastAsia="Times New Roman" w:cstheme="minorHAnsi"/>
          <w:color w:val="000000"/>
          <w:sz w:val="24"/>
          <w:szCs w:val="26"/>
        </w:rPr>
      </w:pPr>
      <w:r w:rsidRPr="00AB10BA">
        <w:rPr>
          <w:rFonts w:eastAsia="Times New Roman" w:cstheme="minorHAnsi"/>
          <w:color w:val="000000"/>
          <w:sz w:val="24"/>
          <w:szCs w:val="26"/>
        </w:rPr>
        <w:t>unique_counts.reverse()</w:t>
      </w:r>
    </w:p>
    <w:p w:rsidR="00683F93" w:rsidRPr="00AB10BA" w:rsidRDefault="00683F93" w:rsidP="00F44174">
      <w:pPr>
        <w:shd w:val="clear" w:color="auto" w:fill="FFFFFE"/>
        <w:spacing w:after="0" w:line="285" w:lineRule="atLeast"/>
        <w:jc w:val="both"/>
        <w:rPr>
          <w:rFonts w:eastAsia="Times New Roman" w:cstheme="minorHAnsi"/>
          <w:color w:val="000000"/>
          <w:sz w:val="24"/>
          <w:szCs w:val="26"/>
        </w:rPr>
      </w:pPr>
      <w:r w:rsidRPr="00AB10BA">
        <w:rPr>
          <w:rFonts w:eastAsia="Times New Roman" w:cstheme="minorHAnsi"/>
          <w:color w:val="AF00DB"/>
          <w:sz w:val="24"/>
          <w:szCs w:val="26"/>
        </w:rPr>
        <w:t>for</w:t>
      </w:r>
      <w:r w:rsidRPr="00AB10BA">
        <w:rPr>
          <w:rFonts w:eastAsia="Times New Roman" w:cstheme="minorHAnsi"/>
          <w:color w:val="000000"/>
          <w:sz w:val="24"/>
          <w:szCs w:val="26"/>
        </w:rPr>
        <w:t> (loc,counts) </w:t>
      </w:r>
      <w:r w:rsidRPr="00AB10BA">
        <w:rPr>
          <w:rFonts w:eastAsia="Times New Roman" w:cstheme="minorHAnsi"/>
          <w:color w:val="0000FF"/>
          <w:sz w:val="24"/>
          <w:szCs w:val="26"/>
        </w:rPr>
        <w:t>in</w:t>
      </w:r>
      <w:r w:rsidRPr="00AB10BA">
        <w:rPr>
          <w:rFonts w:eastAsia="Times New Roman" w:cstheme="minorHAnsi"/>
          <w:color w:val="000000"/>
          <w:sz w:val="24"/>
          <w:szCs w:val="26"/>
        </w:rPr>
        <w:t> unique_counts:</w:t>
      </w:r>
    </w:p>
    <w:p w:rsidR="00683F93" w:rsidRPr="00AB10BA" w:rsidRDefault="00683F93" w:rsidP="00F44174">
      <w:pPr>
        <w:shd w:val="clear" w:color="auto" w:fill="FFFFFE"/>
        <w:spacing w:after="0" w:line="285" w:lineRule="atLeast"/>
        <w:jc w:val="both"/>
        <w:rPr>
          <w:rFonts w:eastAsia="Times New Roman" w:cstheme="minorHAnsi"/>
          <w:color w:val="000000"/>
          <w:sz w:val="24"/>
          <w:szCs w:val="26"/>
        </w:rPr>
      </w:pPr>
      <w:r w:rsidRPr="00AB10BA">
        <w:rPr>
          <w:rFonts w:eastAsia="Times New Roman" w:cstheme="minorHAnsi"/>
          <w:color w:val="000000"/>
          <w:sz w:val="24"/>
          <w:szCs w:val="26"/>
        </w:rPr>
        <w:t>    </w:t>
      </w:r>
      <w:proofErr w:type="gramStart"/>
      <w:r w:rsidRPr="00AB10BA">
        <w:rPr>
          <w:rFonts w:eastAsia="Times New Roman" w:cstheme="minorHAnsi"/>
          <w:color w:val="795E26"/>
          <w:sz w:val="24"/>
          <w:szCs w:val="26"/>
        </w:rPr>
        <w:t>print</w:t>
      </w:r>
      <w:r w:rsidRPr="00AB10BA">
        <w:rPr>
          <w:rFonts w:eastAsia="Times New Roman" w:cstheme="minorHAnsi"/>
          <w:color w:val="000000"/>
          <w:sz w:val="24"/>
          <w:szCs w:val="26"/>
        </w:rPr>
        <w:t>(</w:t>
      </w:r>
      <w:proofErr w:type="gramEnd"/>
      <w:r w:rsidRPr="00AB10BA">
        <w:rPr>
          <w:rFonts w:eastAsia="Times New Roman" w:cstheme="minorHAnsi"/>
          <w:color w:val="000000"/>
          <w:sz w:val="24"/>
          <w:szCs w:val="26"/>
        </w:rPr>
        <w:t>loc,counts)</w:t>
      </w:r>
    </w:p>
    <w:p w:rsidR="00AB10BA" w:rsidRPr="00683F93" w:rsidRDefault="00AB10BA" w:rsidP="00F44174">
      <w:pPr>
        <w:shd w:val="clear" w:color="auto" w:fill="FFFFFE"/>
        <w:spacing w:after="0" w:line="285" w:lineRule="atLeast"/>
        <w:jc w:val="both"/>
        <w:rPr>
          <w:rFonts w:eastAsia="Times New Roman" w:cstheme="minorHAnsi"/>
          <w:color w:val="000000"/>
          <w:sz w:val="26"/>
          <w:szCs w:val="26"/>
        </w:rPr>
      </w:pPr>
    </w:p>
    <w:p w:rsidR="00683F93" w:rsidRDefault="00683F93" w:rsidP="0062011C">
      <w:pPr>
        <w:shd w:val="clear" w:color="auto" w:fill="FFFFFE"/>
        <w:spacing w:after="0" w:line="285" w:lineRule="atLeast"/>
        <w:rPr>
          <w:rFonts w:eastAsia="Times New Roman" w:cstheme="minorHAnsi"/>
          <w:color w:val="000000"/>
          <w:sz w:val="26"/>
          <w:szCs w:val="26"/>
        </w:rPr>
      </w:pPr>
    </w:p>
    <w:p w:rsidR="00683F93" w:rsidRDefault="00683F93" w:rsidP="0062011C">
      <w:pPr>
        <w:shd w:val="clear" w:color="auto" w:fill="FFFFFE"/>
        <w:spacing w:after="0" w:line="285" w:lineRule="atLeast"/>
        <w:rPr>
          <w:rFonts w:eastAsia="Times New Roman" w:cstheme="minorHAnsi"/>
          <w:color w:val="000000"/>
          <w:sz w:val="26"/>
          <w:szCs w:val="26"/>
        </w:rPr>
      </w:pPr>
      <w:r w:rsidRPr="00683F93">
        <w:rPr>
          <w:rFonts w:eastAsia="Times New Roman" w:cstheme="minorHAnsi"/>
          <w:noProof/>
          <w:color w:val="000000"/>
          <w:sz w:val="26"/>
          <w:szCs w:val="26"/>
        </w:rPr>
        <w:drawing>
          <wp:inline distT="0" distB="0" distL="0" distR="0" wp14:anchorId="6B2F7ECF" wp14:editId="1E3A43ED">
            <wp:extent cx="3864864" cy="25844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8222" cy="2593382"/>
                    </a:xfrm>
                    <a:prstGeom prst="rect">
                      <a:avLst/>
                    </a:prstGeom>
                  </pic:spPr>
                </pic:pic>
              </a:graphicData>
            </a:graphic>
          </wp:inline>
        </w:drawing>
      </w:r>
    </w:p>
    <w:p w:rsidR="00683F93" w:rsidRDefault="00683F93" w:rsidP="0062011C">
      <w:pPr>
        <w:shd w:val="clear" w:color="auto" w:fill="FFFFFE"/>
        <w:spacing w:after="0" w:line="285" w:lineRule="atLeast"/>
        <w:rPr>
          <w:rFonts w:eastAsia="Times New Roman" w:cstheme="minorHAnsi"/>
          <w:color w:val="000000"/>
          <w:sz w:val="26"/>
          <w:szCs w:val="26"/>
        </w:rPr>
      </w:pPr>
    </w:p>
    <w:p w:rsidR="00683F93" w:rsidRDefault="00683F93" w:rsidP="0062011C">
      <w:pPr>
        <w:shd w:val="clear" w:color="auto" w:fill="FFFFFE"/>
        <w:spacing w:after="0" w:line="285" w:lineRule="atLeast"/>
        <w:rPr>
          <w:rFonts w:eastAsia="Times New Roman" w:cstheme="minorHAnsi"/>
          <w:color w:val="000000"/>
          <w:sz w:val="26"/>
          <w:szCs w:val="26"/>
        </w:rPr>
      </w:pPr>
    </w:p>
    <w:p w:rsidR="00683F93" w:rsidRDefault="00683F93" w:rsidP="00683F93">
      <w:pPr>
        <w:pStyle w:val="ListParagraph"/>
        <w:numPr>
          <w:ilvl w:val="0"/>
          <w:numId w:val="17"/>
        </w:numPr>
        <w:shd w:val="clear" w:color="auto" w:fill="FFFFFE"/>
        <w:spacing w:line="285" w:lineRule="atLeast"/>
        <w:rPr>
          <w:rFonts w:eastAsia="Times New Roman" w:cstheme="minorHAnsi"/>
          <w:b/>
          <w:bCs/>
          <w:color w:val="000000"/>
          <w:sz w:val="36"/>
          <w:szCs w:val="36"/>
          <w:u w:val="single"/>
        </w:rPr>
      </w:pPr>
      <w:r w:rsidRPr="00683F93">
        <w:rPr>
          <w:rFonts w:eastAsia="Times New Roman" w:cstheme="minorHAnsi"/>
          <w:b/>
          <w:bCs/>
          <w:color w:val="000000"/>
          <w:sz w:val="36"/>
          <w:szCs w:val="36"/>
          <w:u w:val="single"/>
        </w:rPr>
        <w:t>Most Mentioned and Most Active User</w:t>
      </w:r>
    </w:p>
    <w:p w:rsidR="00683F93" w:rsidRDefault="00683F93" w:rsidP="00683F93">
      <w:pPr>
        <w:shd w:val="clear" w:color="auto" w:fill="FFFFFE"/>
        <w:spacing w:line="285" w:lineRule="atLeast"/>
        <w:rPr>
          <w:rFonts w:eastAsia="Times New Roman" w:cstheme="minorHAnsi"/>
          <w:b/>
          <w:bCs/>
          <w:color w:val="000000"/>
          <w:sz w:val="36"/>
          <w:szCs w:val="36"/>
          <w:u w:val="single"/>
        </w:rPr>
      </w:pPr>
    </w:p>
    <w:p w:rsidR="00683F93" w:rsidRDefault="00683F93" w:rsidP="00F45E49">
      <w:pPr>
        <w:pStyle w:val="NormalWeb"/>
        <w:shd w:val="clear" w:color="auto" w:fill="FFFFFF"/>
        <w:spacing w:before="0" w:beforeAutospacing="0"/>
        <w:jc w:val="both"/>
        <w:textAlignment w:val="baseline"/>
        <w:rPr>
          <w:rFonts w:ascii="Segoe UI" w:hAnsi="Segoe UI" w:cs="Segoe UI"/>
          <w:color w:val="232629"/>
          <w:sz w:val="23"/>
          <w:szCs w:val="23"/>
        </w:rPr>
      </w:pPr>
      <w:r>
        <w:rPr>
          <w:rFonts w:ascii="Segoe UI" w:hAnsi="Segoe UI" w:cs="Segoe UI"/>
          <w:color w:val="232629"/>
          <w:sz w:val="23"/>
          <w:szCs w:val="23"/>
        </w:rPr>
        <w:t>When I search for a tweet containing certain words, I want to check for users mentioned in those tweets that say specifically 'follow @someoneSo' so I could keep track of them and check out their profiles if they seem like relevant accounts, and hopefully, follow some accounts that I like at the end of it.</w:t>
      </w:r>
    </w:p>
    <w:p w:rsidR="00F16583" w:rsidRDefault="00F16583" w:rsidP="00F45E49">
      <w:pPr>
        <w:pStyle w:val="NormalWeb"/>
        <w:shd w:val="clear" w:color="auto" w:fill="FFFFFF"/>
        <w:spacing w:before="0" w:beforeAutospacing="0"/>
        <w:jc w:val="both"/>
        <w:textAlignment w:val="baseline"/>
        <w:rPr>
          <w:rFonts w:ascii="Segoe UI" w:hAnsi="Segoe UI" w:cs="Segoe UI"/>
          <w:color w:val="232629"/>
          <w:sz w:val="23"/>
          <w:szCs w:val="23"/>
        </w:rPr>
      </w:pPr>
      <w:r>
        <w:rPr>
          <w:rFonts w:ascii="Segoe UI" w:hAnsi="Segoe UI" w:cs="Segoe UI"/>
          <w:color w:val="232629"/>
          <w:sz w:val="23"/>
          <w:szCs w:val="23"/>
        </w:rPr>
        <w:t>Hence, we the help of certain libraries we are finding the most mentioned and most active user in dataset.</w:t>
      </w:r>
    </w:p>
    <w:p w:rsidR="00F16583" w:rsidRDefault="00F16583" w:rsidP="00683F93">
      <w:pPr>
        <w:pStyle w:val="NormalWeb"/>
        <w:shd w:val="clear" w:color="auto" w:fill="FFFFFF"/>
        <w:spacing w:before="0" w:beforeAutospacing="0"/>
        <w:textAlignment w:val="baseline"/>
        <w:rPr>
          <w:rFonts w:ascii="Segoe UI" w:hAnsi="Segoe UI" w:cs="Segoe UI"/>
          <w:color w:val="232629"/>
          <w:sz w:val="23"/>
          <w:szCs w:val="23"/>
        </w:rPr>
      </w:pPr>
      <w:r w:rsidRPr="00F16583">
        <w:rPr>
          <w:rFonts w:ascii="Segoe UI" w:hAnsi="Segoe UI" w:cs="Segoe UI"/>
          <w:noProof/>
          <w:color w:val="232629"/>
          <w:sz w:val="23"/>
          <w:szCs w:val="23"/>
        </w:rPr>
        <w:drawing>
          <wp:anchor distT="0" distB="0" distL="114300" distR="114300" simplePos="0" relativeHeight="251662336" behindDoc="0" locked="0" layoutInCell="1" allowOverlap="1" wp14:anchorId="4319EF4C" wp14:editId="7E87376C">
            <wp:simplePos x="0" y="0"/>
            <wp:positionH relativeFrom="column">
              <wp:posOffset>-50450</wp:posOffset>
            </wp:positionH>
            <wp:positionV relativeFrom="paragraph">
              <wp:posOffset>0</wp:posOffset>
            </wp:positionV>
            <wp:extent cx="5943600" cy="1018032"/>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1018032"/>
                    </a:xfrm>
                    <a:prstGeom prst="rect">
                      <a:avLst/>
                    </a:prstGeom>
                  </pic:spPr>
                </pic:pic>
              </a:graphicData>
            </a:graphic>
            <wp14:sizeRelH relativeFrom="page">
              <wp14:pctWidth>0</wp14:pctWidth>
            </wp14:sizeRelH>
            <wp14:sizeRelV relativeFrom="page">
              <wp14:pctHeight>0</wp14:pctHeight>
            </wp14:sizeRelV>
          </wp:anchor>
        </w:drawing>
      </w:r>
    </w:p>
    <w:p w:rsidR="00683F93" w:rsidRPr="00683F93" w:rsidRDefault="00683F93" w:rsidP="00683F93">
      <w:pPr>
        <w:shd w:val="clear" w:color="auto" w:fill="FFFFFE"/>
        <w:spacing w:line="285" w:lineRule="atLeast"/>
        <w:rPr>
          <w:rFonts w:eastAsia="Times New Roman" w:cstheme="minorHAnsi"/>
          <w:color w:val="000000"/>
          <w:sz w:val="26"/>
          <w:szCs w:val="26"/>
        </w:rPr>
      </w:pPr>
    </w:p>
    <w:p w:rsidR="00683F93" w:rsidRPr="0062011C" w:rsidRDefault="00683F93" w:rsidP="0062011C">
      <w:pPr>
        <w:shd w:val="clear" w:color="auto" w:fill="FFFFFE"/>
        <w:spacing w:after="0" w:line="285" w:lineRule="atLeast"/>
        <w:rPr>
          <w:rFonts w:eastAsia="Times New Roman" w:cstheme="minorHAnsi"/>
          <w:color w:val="000000"/>
          <w:sz w:val="26"/>
          <w:szCs w:val="26"/>
        </w:rPr>
      </w:pPr>
    </w:p>
    <w:p w:rsidR="0062011C" w:rsidRDefault="0062011C" w:rsidP="00EC797D">
      <w:pPr>
        <w:shd w:val="clear" w:color="auto" w:fill="FFFFFE"/>
        <w:spacing w:line="285" w:lineRule="atLeast"/>
        <w:rPr>
          <w:rFonts w:eastAsia="Times New Roman" w:cstheme="minorHAnsi"/>
          <w:color w:val="000000"/>
          <w:sz w:val="28"/>
          <w:szCs w:val="28"/>
        </w:rPr>
      </w:pPr>
    </w:p>
    <w:p w:rsidR="00EC797D" w:rsidRDefault="00F45E49" w:rsidP="00F45E49">
      <w:pPr>
        <w:pStyle w:val="ListParagraph"/>
        <w:numPr>
          <w:ilvl w:val="0"/>
          <w:numId w:val="19"/>
        </w:numPr>
        <w:shd w:val="clear" w:color="auto" w:fill="FFFFFE"/>
        <w:spacing w:line="285" w:lineRule="atLeast"/>
        <w:rPr>
          <w:rFonts w:eastAsia="Times New Roman" w:cstheme="minorHAnsi"/>
          <w:b/>
          <w:color w:val="000000"/>
          <w:sz w:val="36"/>
          <w:szCs w:val="28"/>
          <w:u w:val="single"/>
        </w:rPr>
      </w:pPr>
      <w:r w:rsidRPr="00F45E49">
        <w:rPr>
          <w:rFonts w:eastAsia="Times New Roman" w:cstheme="minorHAnsi"/>
          <w:b/>
          <w:color w:val="000000"/>
          <w:sz w:val="36"/>
          <w:szCs w:val="28"/>
          <w:u w:val="single"/>
        </w:rPr>
        <w:t>No. of tweets trend by dates</w:t>
      </w:r>
    </w:p>
    <w:p w:rsidR="00F45E49" w:rsidRDefault="00F45E49" w:rsidP="00F45E49">
      <w:pPr>
        <w:shd w:val="clear" w:color="auto" w:fill="FFFFFE"/>
        <w:spacing w:line="285" w:lineRule="atLeast"/>
        <w:rPr>
          <w:rFonts w:eastAsia="Times New Roman" w:cstheme="minorHAnsi"/>
          <w:b/>
          <w:color w:val="000000"/>
          <w:sz w:val="36"/>
          <w:szCs w:val="28"/>
          <w:u w:val="single"/>
        </w:rPr>
      </w:pPr>
    </w:p>
    <w:p w:rsidR="00F45E49" w:rsidRDefault="00F45E49" w:rsidP="00F45E49">
      <w:pPr>
        <w:shd w:val="clear" w:color="auto" w:fill="FFFFFE"/>
        <w:spacing w:line="285" w:lineRule="atLeast"/>
        <w:jc w:val="both"/>
        <w:rPr>
          <w:rFonts w:eastAsia="Times New Roman" w:cstheme="minorHAnsi"/>
          <w:color w:val="000000"/>
          <w:sz w:val="26"/>
          <w:szCs w:val="26"/>
        </w:rPr>
      </w:pPr>
      <w:r>
        <w:rPr>
          <w:rFonts w:eastAsia="Times New Roman" w:cstheme="minorHAnsi"/>
          <w:color w:val="000000"/>
          <w:sz w:val="26"/>
          <w:szCs w:val="26"/>
        </w:rPr>
        <w:t xml:space="preserve">In this no of tweets are plotted on to the following date. We are plotting a graph between no of tweets and date. </w:t>
      </w:r>
      <w:proofErr w:type="gramStart"/>
      <w:r>
        <w:rPr>
          <w:rFonts w:eastAsia="Times New Roman" w:cstheme="minorHAnsi"/>
          <w:color w:val="000000"/>
          <w:sz w:val="26"/>
          <w:szCs w:val="26"/>
        </w:rPr>
        <w:t>Date are</w:t>
      </w:r>
      <w:proofErr w:type="gramEnd"/>
      <w:r>
        <w:rPr>
          <w:rFonts w:eastAsia="Times New Roman" w:cstheme="minorHAnsi"/>
          <w:color w:val="000000"/>
          <w:sz w:val="26"/>
          <w:szCs w:val="26"/>
        </w:rPr>
        <w:t xml:space="preserve"> measured in a gap of month.</w:t>
      </w:r>
    </w:p>
    <w:p w:rsidR="00F45E49" w:rsidRDefault="00F45E49" w:rsidP="00F45E49">
      <w:pPr>
        <w:shd w:val="clear" w:color="auto" w:fill="FFFFFE"/>
        <w:spacing w:after="0" w:line="285" w:lineRule="atLeast"/>
        <w:jc w:val="both"/>
        <w:rPr>
          <w:rFonts w:eastAsia="Times New Roman" w:cstheme="minorHAnsi"/>
          <w:color w:val="000000"/>
          <w:sz w:val="24"/>
          <w:szCs w:val="24"/>
        </w:rPr>
      </w:pPr>
      <w:proofErr w:type="spellStart"/>
      <w:proofErr w:type="gramStart"/>
      <w:r w:rsidRPr="00F45E49">
        <w:rPr>
          <w:rFonts w:eastAsia="Times New Roman" w:cstheme="minorHAnsi"/>
          <w:color w:val="000000"/>
          <w:sz w:val="24"/>
          <w:szCs w:val="24"/>
        </w:rPr>
        <w:t>plt.xticks</w:t>
      </w:r>
      <w:proofErr w:type="spellEnd"/>
      <w:r w:rsidRPr="00F45E49">
        <w:rPr>
          <w:rFonts w:eastAsia="Times New Roman" w:cstheme="minorHAnsi"/>
          <w:color w:val="000000"/>
          <w:sz w:val="24"/>
          <w:szCs w:val="24"/>
        </w:rPr>
        <w:t>(</w:t>
      </w:r>
      <w:proofErr w:type="gramEnd"/>
      <w:r w:rsidRPr="00F45E49">
        <w:rPr>
          <w:rFonts w:eastAsia="Times New Roman" w:cstheme="minorHAnsi"/>
          <w:color w:val="000000"/>
          <w:sz w:val="24"/>
          <w:szCs w:val="24"/>
        </w:rPr>
        <w:t>rotation=</w:t>
      </w:r>
      <w:r w:rsidRPr="00F45E49">
        <w:rPr>
          <w:rFonts w:eastAsia="Times New Roman" w:cstheme="minorHAnsi"/>
          <w:color w:val="09885A"/>
          <w:sz w:val="24"/>
          <w:szCs w:val="24"/>
        </w:rPr>
        <w:t>45</w:t>
      </w:r>
      <w:r w:rsidRPr="00F45E49">
        <w:rPr>
          <w:rFonts w:eastAsia="Times New Roman" w:cstheme="minorHAnsi"/>
          <w:color w:val="000000"/>
          <w:sz w:val="24"/>
          <w:szCs w:val="24"/>
        </w:rPr>
        <w:t>)</w:t>
      </w:r>
    </w:p>
    <w:p w:rsidR="00F45E49" w:rsidRDefault="00F45E49" w:rsidP="00F45E49">
      <w:pPr>
        <w:shd w:val="clear" w:color="auto" w:fill="FFFFFE"/>
        <w:spacing w:after="0" w:line="285" w:lineRule="atLeast"/>
        <w:jc w:val="both"/>
        <w:rPr>
          <w:rFonts w:eastAsia="Times New Roman" w:cstheme="minorHAnsi"/>
          <w:color w:val="000000"/>
          <w:sz w:val="24"/>
          <w:szCs w:val="24"/>
        </w:rPr>
      </w:pPr>
    </w:p>
    <w:p w:rsidR="00F45E49" w:rsidRDefault="00F45E49" w:rsidP="00F45E49">
      <w:pPr>
        <w:shd w:val="clear" w:color="auto" w:fill="FFFFFE"/>
        <w:spacing w:after="0" w:line="285" w:lineRule="atLeast"/>
        <w:jc w:val="both"/>
        <w:rPr>
          <w:rFonts w:eastAsia="Times New Roman" w:cstheme="minorHAnsi"/>
          <w:color w:val="000000"/>
          <w:sz w:val="24"/>
          <w:szCs w:val="24"/>
        </w:rPr>
      </w:pPr>
      <w:r>
        <w:rPr>
          <w:rFonts w:eastAsia="Times New Roman" w:cstheme="minorHAnsi"/>
          <w:color w:val="000000"/>
          <w:sz w:val="24"/>
          <w:szCs w:val="24"/>
        </w:rPr>
        <w:t>This function is used to rotate for one month.</w:t>
      </w:r>
    </w:p>
    <w:p w:rsidR="00F45E49" w:rsidRDefault="00F45E49" w:rsidP="00F45E49">
      <w:pPr>
        <w:shd w:val="clear" w:color="auto" w:fill="FFFFFE"/>
        <w:spacing w:after="0" w:line="285" w:lineRule="atLeast"/>
        <w:rPr>
          <w:rFonts w:eastAsia="Times New Roman" w:cstheme="minorHAnsi"/>
          <w:color w:val="000000"/>
          <w:sz w:val="24"/>
          <w:szCs w:val="24"/>
        </w:rPr>
      </w:pPr>
    </w:p>
    <w:p w:rsidR="00F45E49" w:rsidRDefault="00F45E49" w:rsidP="00F45E49">
      <w:pPr>
        <w:shd w:val="clear" w:color="auto" w:fill="FFFFFE"/>
        <w:spacing w:after="0" w:line="285" w:lineRule="atLeast"/>
        <w:rPr>
          <w:rFonts w:eastAsia="Times New Roman" w:cstheme="minorHAnsi"/>
          <w:color w:val="000000"/>
          <w:sz w:val="24"/>
          <w:szCs w:val="24"/>
        </w:rPr>
      </w:pPr>
    </w:p>
    <w:p w:rsidR="00F45E49" w:rsidRDefault="00F45E49" w:rsidP="00F45E49">
      <w:pPr>
        <w:shd w:val="clear" w:color="auto" w:fill="FFFFFE"/>
        <w:spacing w:after="0" w:line="285" w:lineRule="atLeast"/>
        <w:rPr>
          <w:rFonts w:eastAsia="Times New Roman" w:cstheme="minorHAnsi"/>
          <w:color w:val="000000"/>
          <w:sz w:val="24"/>
          <w:szCs w:val="24"/>
        </w:rPr>
      </w:pPr>
      <w:r w:rsidRPr="00F45E49">
        <w:rPr>
          <w:rFonts w:eastAsia="Times New Roman" w:cstheme="minorHAnsi"/>
          <w:noProof/>
          <w:color w:val="000000"/>
          <w:sz w:val="24"/>
          <w:szCs w:val="24"/>
        </w:rPr>
        <w:drawing>
          <wp:inline distT="0" distB="0" distL="0" distR="0" wp14:anchorId="3383B687" wp14:editId="598B32EB">
            <wp:extent cx="5943600" cy="3296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296920"/>
                    </a:xfrm>
                    <a:prstGeom prst="rect">
                      <a:avLst/>
                    </a:prstGeom>
                  </pic:spPr>
                </pic:pic>
              </a:graphicData>
            </a:graphic>
          </wp:inline>
        </w:drawing>
      </w:r>
    </w:p>
    <w:p w:rsidR="00F45E49" w:rsidRDefault="00F45E49" w:rsidP="00F45E49">
      <w:pPr>
        <w:shd w:val="clear" w:color="auto" w:fill="FFFFFE"/>
        <w:spacing w:after="0" w:line="285" w:lineRule="atLeast"/>
        <w:rPr>
          <w:rFonts w:eastAsia="Times New Roman" w:cstheme="minorHAnsi"/>
          <w:color w:val="000000"/>
          <w:sz w:val="24"/>
          <w:szCs w:val="24"/>
        </w:rPr>
      </w:pPr>
    </w:p>
    <w:p w:rsidR="00F45E49" w:rsidRDefault="00F45E49" w:rsidP="00F45E49">
      <w:pPr>
        <w:shd w:val="clear" w:color="auto" w:fill="FFFFFE"/>
        <w:spacing w:after="0" w:line="285" w:lineRule="atLeast"/>
        <w:jc w:val="both"/>
        <w:rPr>
          <w:rFonts w:eastAsia="Times New Roman" w:cstheme="minorHAnsi"/>
          <w:color w:val="000000"/>
          <w:sz w:val="26"/>
          <w:szCs w:val="26"/>
        </w:rPr>
      </w:pPr>
      <w:r w:rsidRPr="000E5F23">
        <w:rPr>
          <w:rFonts w:eastAsia="Times New Roman" w:cstheme="minorHAnsi"/>
          <w:color w:val="000000"/>
          <w:sz w:val="26"/>
          <w:szCs w:val="26"/>
        </w:rPr>
        <w:t>We analyze by the graph that number of tweets are basically increasing as we date changes.</w:t>
      </w:r>
      <w:r w:rsidR="000E5F23">
        <w:rPr>
          <w:rFonts w:eastAsia="Times New Roman" w:cstheme="minorHAnsi"/>
          <w:color w:val="000000"/>
          <w:sz w:val="26"/>
          <w:szCs w:val="26"/>
        </w:rPr>
        <w:t xml:space="preserve"> </w:t>
      </w:r>
      <w:r w:rsidRPr="000E5F23">
        <w:rPr>
          <w:rFonts w:eastAsia="Times New Roman" w:cstheme="minorHAnsi"/>
          <w:color w:val="000000"/>
          <w:sz w:val="26"/>
          <w:szCs w:val="26"/>
        </w:rPr>
        <w:t xml:space="preserve">Since it is not fixed that no of tweets are increasing instead it just gives </w:t>
      </w:r>
      <w:proofErr w:type="spellStart"/>
      <w:proofErr w:type="gramStart"/>
      <w:r w:rsidRPr="000E5F23">
        <w:rPr>
          <w:rFonts w:eastAsia="Times New Roman" w:cstheme="minorHAnsi"/>
          <w:color w:val="000000"/>
          <w:sz w:val="26"/>
          <w:szCs w:val="26"/>
        </w:rPr>
        <w:t>a</w:t>
      </w:r>
      <w:proofErr w:type="spellEnd"/>
      <w:proofErr w:type="gramEnd"/>
      <w:r w:rsidRPr="000E5F23">
        <w:rPr>
          <w:rFonts w:eastAsia="Times New Roman" w:cstheme="minorHAnsi"/>
          <w:color w:val="000000"/>
          <w:sz w:val="26"/>
          <w:szCs w:val="26"/>
        </w:rPr>
        <w:t xml:space="preserve"> idea of tweets.</w:t>
      </w:r>
      <w:r w:rsidR="000E5F23">
        <w:rPr>
          <w:rFonts w:eastAsia="Times New Roman" w:cstheme="minorHAnsi"/>
          <w:color w:val="000000"/>
          <w:sz w:val="26"/>
          <w:szCs w:val="26"/>
        </w:rPr>
        <w:t xml:space="preserve"> </w:t>
      </w:r>
      <w:r w:rsidRPr="000E5F23">
        <w:rPr>
          <w:rFonts w:eastAsia="Times New Roman" w:cstheme="minorHAnsi"/>
          <w:color w:val="000000"/>
          <w:sz w:val="26"/>
          <w:szCs w:val="26"/>
        </w:rPr>
        <w:t>Tweets are not fixed they are fluctuating.</w:t>
      </w:r>
    </w:p>
    <w:p w:rsidR="00AB10BA" w:rsidRDefault="00AB10BA" w:rsidP="00F45E49">
      <w:pPr>
        <w:shd w:val="clear" w:color="auto" w:fill="FFFFFE"/>
        <w:spacing w:after="0" w:line="285" w:lineRule="atLeast"/>
        <w:jc w:val="both"/>
        <w:rPr>
          <w:rFonts w:eastAsia="Times New Roman" w:cstheme="minorHAnsi"/>
          <w:color w:val="000000"/>
          <w:sz w:val="26"/>
          <w:szCs w:val="26"/>
        </w:rPr>
      </w:pPr>
    </w:p>
    <w:p w:rsidR="00AB10BA" w:rsidRDefault="00AB10BA" w:rsidP="00F45E49">
      <w:pPr>
        <w:shd w:val="clear" w:color="auto" w:fill="FFFFFE"/>
        <w:spacing w:after="0" w:line="285" w:lineRule="atLeast"/>
        <w:jc w:val="both"/>
        <w:rPr>
          <w:rFonts w:eastAsia="Times New Roman" w:cstheme="minorHAnsi"/>
          <w:color w:val="000000"/>
          <w:sz w:val="26"/>
          <w:szCs w:val="26"/>
        </w:rPr>
      </w:pPr>
    </w:p>
    <w:p w:rsidR="00AB10BA" w:rsidRDefault="00AB10BA" w:rsidP="00F45E49">
      <w:pPr>
        <w:shd w:val="clear" w:color="auto" w:fill="FFFFFE"/>
        <w:spacing w:after="0" w:line="285" w:lineRule="atLeast"/>
        <w:jc w:val="both"/>
        <w:rPr>
          <w:rFonts w:eastAsia="Times New Roman" w:cstheme="minorHAnsi"/>
          <w:color w:val="000000"/>
          <w:sz w:val="26"/>
          <w:szCs w:val="26"/>
        </w:rPr>
      </w:pPr>
    </w:p>
    <w:p w:rsidR="00AB10BA" w:rsidRDefault="00AB10BA" w:rsidP="00AB10BA">
      <w:pPr>
        <w:pStyle w:val="ListParagraph"/>
        <w:numPr>
          <w:ilvl w:val="0"/>
          <w:numId w:val="20"/>
        </w:numPr>
        <w:shd w:val="clear" w:color="auto" w:fill="FFFFFE"/>
        <w:spacing w:line="285" w:lineRule="atLeast"/>
        <w:jc w:val="both"/>
        <w:rPr>
          <w:rFonts w:eastAsia="Times New Roman" w:cstheme="minorHAnsi"/>
          <w:b/>
          <w:color w:val="000000"/>
          <w:sz w:val="36"/>
          <w:szCs w:val="26"/>
          <w:u w:val="single"/>
        </w:rPr>
      </w:pPr>
      <w:r w:rsidRPr="00AB10BA">
        <w:rPr>
          <w:rFonts w:eastAsia="Times New Roman" w:cstheme="minorHAnsi"/>
          <w:b/>
          <w:color w:val="000000"/>
          <w:sz w:val="36"/>
          <w:szCs w:val="26"/>
          <w:u w:val="single"/>
        </w:rPr>
        <w:t>Frequency of ISIS tweets in 2016</w:t>
      </w:r>
    </w:p>
    <w:p w:rsidR="00AB10BA" w:rsidRDefault="00AB10BA" w:rsidP="00AB10BA">
      <w:pPr>
        <w:shd w:val="clear" w:color="auto" w:fill="FFFFFE"/>
        <w:spacing w:line="285" w:lineRule="atLeast"/>
        <w:jc w:val="both"/>
        <w:rPr>
          <w:rFonts w:eastAsia="Times New Roman" w:cstheme="minorHAnsi"/>
          <w:b/>
          <w:color w:val="000000"/>
          <w:sz w:val="36"/>
          <w:szCs w:val="26"/>
          <w:u w:val="single"/>
        </w:rPr>
      </w:pPr>
    </w:p>
    <w:p w:rsidR="00AB10BA" w:rsidRDefault="00AB10BA" w:rsidP="00BF351D">
      <w:pPr>
        <w:shd w:val="clear" w:color="auto" w:fill="FFFFFE"/>
        <w:spacing w:line="285" w:lineRule="atLeast"/>
        <w:jc w:val="both"/>
        <w:rPr>
          <w:rFonts w:eastAsia="Times New Roman" w:cstheme="minorHAnsi"/>
          <w:color w:val="000000"/>
          <w:sz w:val="26"/>
          <w:szCs w:val="26"/>
        </w:rPr>
      </w:pPr>
      <w:r>
        <w:rPr>
          <w:rFonts w:eastAsia="Times New Roman" w:cstheme="minorHAnsi"/>
          <w:color w:val="000000"/>
          <w:sz w:val="26"/>
          <w:szCs w:val="26"/>
        </w:rPr>
        <w:t>In this we are plotting a graph between no of tweets and month of 2016.</w:t>
      </w:r>
    </w:p>
    <w:p w:rsidR="00AB10BA" w:rsidRDefault="00AB10BA" w:rsidP="00BF351D">
      <w:pPr>
        <w:shd w:val="clear" w:color="auto" w:fill="FFFFFE"/>
        <w:spacing w:line="285" w:lineRule="atLeast"/>
        <w:jc w:val="both"/>
        <w:rPr>
          <w:rFonts w:eastAsia="Times New Roman" w:cstheme="minorHAnsi"/>
          <w:color w:val="000000"/>
          <w:sz w:val="26"/>
          <w:szCs w:val="26"/>
        </w:rPr>
      </w:pPr>
      <w:r>
        <w:rPr>
          <w:rFonts w:eastAsia="Times New Roman" w:cstheme="minorHAnsi"/>
          <w:color w:val="000000"/>
          <w:sz w:val="26"/>
          <w:szCs w:val="26"/>
        </w:rPr>
        <w:t>Subplot function is used in this graph to plot.</w:t>
      </w:r>
    </w:p>
    <w:p w:rsidR="00AB10BA" w:rsidRDefault="00AB10BA" w:rsidP="00BF351D">
      <w:pPr>
        <w:shd w:val="clear" w:color="auto" w:fill="FFFFFE"/>
        <w:spacing w:line="285" w:lineRule="atLeast"/>
        <w:jc w:val="both"/>
        <w:rPr>
          <w:rFonts w:eastAsia="Times New Roman" w:cstheme="minorHAnsi"/>
          <w:color w:val="000000"/>
          <w:sz w:val="26"/>
          <w:szCs w:val="26"/>
        </w:rPr>
      </w:pPr>
      <w:r>
        <w:rPr>
          <w:rFonts w:eastAsia="Times New Roman" w:cstheme="minorHAnsi"/>
          <w:color w:val="000000"/>
          <w:sz w:val="26"/>
          <w:szCs w:val="26"/>
        </w:rPr>
        <w:t>We are also providing two attacks which are happened on that particular date in 2016.</w:t>
      </w:r>
    </w:p>
    <w:p w:rsidR="00AB10BA" w:rsidRPr="00AB10BA" w:rsidRDefault="00BF351D" w:rsidP="00BF351D">
      <w:pPr>
        <w:shd w:val="clear" w:color="auto" w:fill="FFFFFE"/>
        <w:spacing w:after="0" w:line="285" w:lineRule="atLeast"/>
        <w:jc w:val="both"/>
        <w:rPr>
          <w:rFonts w:eastAsia="Times New Roman" w:cstheme="minorHAnsi"/>
          <w:color w:val="000000"/>
          <w:sz w:val="24"/>
          <w:szCs w:val="24"/>
        </w:rPr>
      </w:pPr>
      <w:proofErr w:type="gramStart"/>
      <w:r w:rsidRPr="00AB10BA">
        <w:rPr>
          <w:rFonts w:eastAsia="Times New Roman" w:cstheme="minorHAnsi"/>
          <w:color w:val="000000"/>
          <w:sz w:val="24"/>
          <w:szCs w:val="24"/>
        </w:rPr>
        <w:t>Y</w:t>
      </w:r>
      <w:r w:rsidR="00AB10BA" w:rsidRPr="00AB10BA">
        <w:rPr>
          <w:rFonts w:eastAsia="Times New Roman" w:cstheme="minorHAnsi"/>
          <w:color w:val="000000"/>
          <w:sz w:val="24"/>
          <w:szCs w:val="24"/>
        </w:rPr>
        <w:t>emen</w:t>
      </w:r>
      <w:r>
        <w:rPr>
          <w:rFonts w:eastAsia="Times New Roman" w:cstheme="minorHAnsi"/>
          <w:color w:val="000000"/>
          <w:sz w:val="24"/>
          <w:szCs w:val="24"/>
        </w:rPr>
        <w:t xml:space="preserve"> </w:t>
      </w:r>
      <w:r w:rsidR="00AB10BA" w:rsidRPr="00AB10BA">
        <w:rPr>
          <w:rFonts w:eastAsia="Times New Roman" w:cstheme="minorHAnsi"/>
          <w:color w:val="000000"/>
          <w:sz w:val="24"/>
          <w:szCs w:val="24"/>
        </w:rPr>
        <w:t> =</w:t>
      </w:r>
      <w:proofErr w:type="gramEnd"/>
      <w:r w:rsidR="00AB10BA" w:rsidRPr="00AB10BA">
        <w:rPr>
          <w:rFonts w:eastAsia="Times New Roman" w:cstheme="minorHAnsi"/>
          <w:color w:val="000000"/>
          <w:sz w:val="24"/>
          <w:szCs w:val="24"/>
        </w:rPr>
        <w:t> </w:t>
      </w:r>
      <w:r w:rsidR="00AB10BA" w:rsidRPr="00AB10BA">
        <w:rPr>
          <w:rFonts w:eastAsia="Times New Roman" w:cstheme="minorHAnsi"/>
          <w:color w:val="A31515"/>
          <w:sz w:val="24"/>
          <w:szCs w:val="24"/>
        </w:rPr>
        <w:t>'2016-01-29'</w:t>
      </w:r>
    </w:p>
    <w:p w:rsidR="00AB10BA" w:rsidRDefault="00BF351D" w:rsidP="00BF351D">
      <w:pPr>
        <w:shd w:val="clear" w:color="auto" w:fill="FFFFFE"/>
        <w:spacing w:after="0" w:line="285" w:lineRule="atLeast"/>
        <w:jc w:val="both"/>
        <w:rPr>
          <w:rFonts w:eastAsia="Times New Roman" w:cstheme="minorHAnsi"/>
          <w:color w:val="A31515"/>
          <w:sz w:val="24"/>
          <w:szCs w:val="24"/>
        </w:rPr>
      </w:pPr>
      <w:r>
        <w:rPr>
          <w:rFonts w:eastAsia="Times New Roman" w:cstheme="minorHAnsi"/>
          <w:color w:val="000000"/>
          <w:sz w:val="24"/>
          <w:szCs w:val="24"/>
        </w:rPr>
        <w:t>B</w:t>
      </w:r>
      <w:r w:rsidR="00AB10BA" w:rsidRPr="00AB10BA">
        <w:rPr>
          <w:rFonts w:eastAsia="Times New Roman" w:cstheme="minorHAnsi"/>
          <w:color w:val="000000"/>
          <w:sz w:val="24"/>
          <w:szCs w:val="24"/>
        </w:rPr>
        <w:t>russels</w:t>
      </w:r>
      <w:proofErr w:type="gramStart"/>
      <w:r w:rsidR="00AB10BA" w:rsidRPr="00AB10BA">
        <w:rPr>
          <w:rFonts w:eastAsia="Times New Roman" w:cstheme="minorHAnsi"/>
          <w:color w:val="000000"/>
          <w:sz w:val="24"/>
          <w:szCs w:val="24"/>
        </w:rPr>
        <w:t> </w:t>
      </w:r>
      <w:r>
        <w:rPr>
          <w:rFonts w:eastAsia="Times New Roman" w:cstheme="minorHAnsi"/>
          <w:color w:val="000000"/>
          <w:sz w:val="24"/>
          <w:szCs w:val="24"/>
        </w:rPr>
        <w:t xml:space="preserve"> </w:t>
      </w:r>
      <w:r w:rsidR="00AB10BA" w:rsidRPr="00AB10BA">
        <w:rPr>
          <w:rFonts w:eastAsia="Times New Roman" w:cstheme="minorHAnsi"/>
          <w:color w:val="000000"/>
          <w:sz w:val="24"/>
          <w:szCs w:val="24"/>
        </w:rPr>
        <w:t>=</w:t>
      </w:r>
      <w:proofErr w:type="gramEnd"/>
      <w:r w:rsidR="00AB10BA" w:rsidRPr="00AB10BA">
        <w:rPr>
          <w:rFonts w:eastAsia="Times New Roman" w:cstheme="minorHAnsi"/>
          <w:color w:val="000000"/>
          <w:sz w:val="24"/>
          <w:szCs w:val="24"/>
        </w:rPr>
        <w:t> </w:t>
      </w:r>
      <w:r w:rsidR="00AB10BA" w:rsidRPr="00AB10BA">
        <w:rPr>
          <w:rFonts w:eastAsia="Times New Roman" w:cstheme="minorHAnsi"/>
          <w:color w:val="A31515"/>
          <w:sz w:val="24"/>
          <w:szCs w:val="24"/>
        </w:rPr>
        <w:t>'2016-03-22'</w:t>
      </w:r>
    </w:p>
    <w:p w:rsidR="00BF351D" w:rsidRDefault="00BF351D" w:rsidP="00BF351D">
      <w:pPr>
        <w:shd w:val="clear" w:color="auto" w:fill="FFFFFE"/>
        <w:spacing w:after="0" w:line="285" w:lineRule="atLeast"/>
        <w:jc w:val="both"/>
        <w:rPr>
          <w:rFonts w:eastAsia="Times New Roman" w:cstheme="minorHAnsi"/>
          <w:color w:val="A31515"/>
          <w:sz w:val="24"/>
          <w:szCs w:val="24"/>
        </w:rPr>
      </w:pPr>
    </w:p>
    <w:p w:rsidR="00BF351D" w:rsidRDefault="00BF351D" w:rsidP="00BF351D">
      <w:pPr>
        <w:shd w:val="clear" w:color="auto" w:fill="FFFFFE"/>
        <w:spacing w:after="0" w:line="285" w:lineRule="atLeast"/>
        <w:jc w:val="both"/>
        <w:rPr>
          <w:rFonts w:eastAsia="Times New Roman" w:cstheme="minorHAnsi"/>
          <w:color w:val="A31515"/>
          <w:sz w:val="24"/>
          <w:szCs w:val="24"/>
        </w:rPr>
      </w:pPr>
      <w:r>
        <w:rPr>
          <w:rFonts w:eastAsia="Times New Roman" w:cstheme="minorHAnsi"/>
          <w:color w:val="A31515"/>
          <w:sz w:val="24"/>
          <w:szCs w:val="24"/>
        </w:rPr>
        <w:t>Car bombing in Yemen</w:t>
      </w:r>
    </w:p>
    <w:p w:rsidR="00BF351D" w:rsidRDefault="00BF351D" w:rsidP="00BF351D">
      <w:pPr>
        <w:shd w:val="clear" w:color="auto" w:fill="FFFFFE"/>
        <w:spacing w:after="0" w:line="285" w:lineRule="atLeast"/>
        <w:jc w:val="both"/>
        <w:rPr>
          <w:rFonts w:eastAsia="Times New Roman" w:cstheme="minorHAnsi"/>
          <w:color w:val="A31515"/>
          <w:sz w:val="24"/>
          <w:szCs w:val="24"/>
        </w:rPr>
      </w:pPr>
      <w:r>
        <w:rPr>
          <w:rFonts w:eastAsia="Times New Roman" w:cstheme="minorHAnsi"/>
          <w:color w:val="A31515"/>
          <w:sz w:val="24"/>
          <w:szCs w:val="24"/>
        </w:rPr>
        <w:t xml:space="preserve">Bombing in Brussels </w:t>
      </w:r>
    </w:p>
    <w:p w:rsidR="00AB10BA" w:rsidRDefault="00AB10BA" w:rsidP="00BF351D">
      <w:pPr>
        <w:shd w:val="clear" w:color="auto" w:fill="FFFFFE"/>
        <w:spacing w:after="0" w:line="285" w:lineRule="atLeast"/>
        <w:jc w:val="both"/>
        <w:rPr>
          <w:rFonts w:eastAsia="Times New Roman" w:cstheme="minorHAnsi"/>
          <w:color w:val="A31515"/>
          <w:sz w:val="24"/>
          <w:szCs w:val="24"/>
        </w:rPr>
      </w:pPr>
    </w:p>
    <w:p w:rsidR="00AB10BA" w:rsidRPr="00AB10BA" w:rsidRDefault="00BF351D" w:rsidP="00BF351D">
      <w:pPr>
        <w:shd w:val="clear" w:color="auto" w:fill="FFFFFE"/>
        <w:spacing w:after="0" w:line="285" w:lineRule="atLeast"/>
        <w:jc w:val="both"/>
        <w:rPr>
          <w:rFonts w:eastAsia="Times New Roman" w:cstheme="minorHAnsi"/>
          <w:color w:val="000000"/>
          <w:sz w:val="26"/>
          <w:szCs w:val="26"/>
        </w:rPr>
      </w:pPr>
      <w:r>
        <w:rPr>
          <w:rFonts w:eastAsia="Times New Roman" w:cstheme="minorHAnsi"/>
          <w:color w:val="000000"/>
          <w:sz w:val="26"/>
          <w:szCs w:val="26"/>
        </w:rPr>
        <w:t>These two attacks get plotted on the graph indicating on this date it happened.</w:t>
      </w:r>
    </w:p>
    <w:p w:rsidR="00AB10BA" w:rsidRDefault="00AB10BA" w:rsidP="00AB10BA">
      <w:pPr>
        <w:shd w:val="clear" w:color="auto" w:fill="FFFFFE"/>
        <w:spacing w:line="285" w:lineRule="atLeast"/>
        <w:jc w:val="both"/>
        <w:rPr>
          <w:rFonts w:eastAsia="Times New Roman" w:cstheme="minorHAnsi"/>
          <w:color w:val="000000"/>
          <w:sz w:val="26"/>
          <w:szCs w:val="26"/>
        </w:rPr>
      </w:pPr>
    </w:p>
    <w:p w:rsidR="00BF351D" w:rsidRDefault="00BF351D" w:rsidP="00AB10BA">
      <w:pPr>
        <w:shd w:val="clear" w:color="auto" w:fill="FFFFFE"/>
        <w:spacing w:line="285" w:lineRule="atLeast"/>
        <w:jc w:val="both"/>
        <w:rPr>
          <w:rFonts w:eastAsia="Times New Roman" w:cstheme="minorHAnsi"/>
          <w:color w:val="000000"/>
          <w:sz w:val="26"/>
          <w:szCs w:val="26"/>
        </w:rPr>
      </w:pPr>
      <w:r w:rsidRPr="00BF351D">
        <w:rPr>
          <w:rFonts w:eastAsia="Times New Roman" w:cstheme="minorHAnsi"/>
          <w:noProof/>
          <w:color w:val="000000"/>
          <w:sz w:val="26"/>
          <w:szCs w:val="26"/>
        </w:rPr>
        <w:drawing>
          <wp:inline distT="0" distB="0" distL="0" distR="0" wp14:anchorId="63940D04" wp14:editId="1E798432">
            <wp:extent cx="5943600" cy="2667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667635"/>
                    </a:xfrm>
                    <a:prstGeom prst="rect">
                      <a:avLst/>
                    </a:prstGeom>
                  </pic:spPr>
                </pic:pic>
              </a:graphicData>
            </a:graphic>
          </wp:inline>
        </w:drawing>
      </w:r>
    </w:p>
    <w:p w:rsidR="00BF351D" w:rsidRPr="00BF351D" w:rsidRDefault="00BF351D" w:rsidP="00AB10BA">
      <w:pPr>
        <w:shd w:val="clear" w:color="auto" w:fill="FFFFFE"/>
        <w:spacing w:line="285" w:lineRule="atLeast"/>
        <w:jc w:val="both"/>
        <w:rPr>
          <w:rFonts w:eastAsia="Times New Roman" w:cstheme="minorHAnsi"/>
          <w:b/>
          <w:color w:val="000000"/>
          <w:sz w:val="36"/>
          <w:szCs w:val="26"/>
          <w:u w:val="single"/>
        </w:rPr>
      </w:pPr>
    </w:p>
    <w:p w:rsidR="00BF351D" w:rsidRPr="00BF351D" w:rsidRDefault="00BF351D" w:rsidP="00BF351D">
      <w:pPr>
        <w:pStyle w:val="ListParagraph"/>
        <w:numPr>
          <w:ilvl w:val="0"/>
          <w:numId w:val="21"/>
        </w:numPr>
        <w:shd w:val="clear" w:color="auto" w:fill="FFFFFE"/>
        <w:spacing w:line="285" w:lineRule="atLeast"/>
        <w:jc w:val="both"/>
        <w:rPr>
          <w:rFonts w:eastAsia="Times New Roman" w:cstheme="minorHAnsi"/>
          <w:b/>
          <w:color w:val="000000"/>
          <w:sz w:val="36"/>
          <w:szCs w:val="26"/>
          <w:u w:val="single"/>
        </w:rPr>
      </w:pPr>
      <w:r w:rsidRPr="00BF351D">
        <w:rPr>
          <w:rFonts w:eastAsia="Times New Roman" w:cstheme="minorHAnsi"/>
          <w:b/>
          <w:color w:val="000000"/>
          <w:sz w:val="36"/>
          <w:szCs w:val="26"/>
          <w:u w:val="single"/>
        </w:rPr>
        <w:t>Clean Tweets using Preprocessing</w:t>
      </w:r>
    </w:p>
    <w:p w:rsidR="002217BA" w:rsidRDefault="002217BA" w:rsidP="00F45E49">
      <w:pPr>
        <w:shd w:val="clear" w:color="auto" w:fill="FFFFFE"/>
        <w:spacing w:after="0" w:line="285" w:lineRule="atLeast"/>
        <w:rPr>
          <w:rFonts w:eastAsia="Times New Roman" w:cstheme="minorHAnsi"/>
          <w:color w:val="000000"/>
          <w:sz w:val="24"/>
          <w:szCs w:val="24"/>
        </w:rPr>
      </w:pPr>
    </w:p>
    <w:p w:rsidR="00BF351D" w:rsidRPr="00F45E49" w:rsidRDefault="00BF351D" w:rsidP="00F45E49">
      <w:pPr>
        <w:shd w:val="clear" w:color="auto" w:fill="FFFFFE"/>
        <w:spacing w:after="0" w:line="285" w:lineRule="atLeast"/>
        <w:rPr>
          <w:rFonts w:eastAsia="Times New Roman" w:cstheme="minorHAnsi"/>
          <w:color w:val="000000"/>
          <w:sz w:val="26"/>
          <w:szCs w:val="26"/>
        </w:rPr>
      </w:pPr>
    </w:p>
    <w:p w:rsidR="002217BA" w:rsidRDefault="002217BA" w:rsidP="002217BA">
      <w:pPr>
        <w:jc w:val="both"/>
        <w:rPr>
          <w:rFonts w:ascii="Georgia" w:hAnsi="Georgia"/>
          <w:color w:val="292929"/>
          <w:spacing w:val="-1"/>
          <w:sz w:val="28"/>
          <w:szCs w:val="28"/>
          <w:shd w:val="clear" w:color="auto" w:fill="FFFFFF"/>
        </w:rPr>
      </w:pPr>
      <w:r>
        <w:rPr>
          <w:rFonts w:ascii="Georgia" w:hAnsi="Georgia"/>
          <w:color w:val="292929"/>
          <w:spacing w:val="-1"/>
          <w:sz w:val="28"/>
          <w:szCs w:val="28"/>
          <w:shd w:val="clear" w:color="auto" w:fill="FFFFFF"/>
        </w:rPr>
        <w:t>Preprocessing is done which removes all things which are mentioned in the pattern.</w:t>
      </w:r>
    </w:p>
    <w:p w:rsidR="00706D1F" w:rsidRPr="0067253C" w:rsidRDefault="00706D1F" w:rsidP="002217BA">
      <w:pPr>
        <w:jc w:val="both"/>
        <w:rPr>
          <w:rFonts w:ascii="Georgia" w:hAnsi="Georgia"/>
          <w:color w:val="292929"/>
          <w:spacing w:val="-1"/>
          <w:sz w:val="28"/>
          <w:szCs w:val="28"/>
          <w:shd w:val="clear" w:color="auto" w:fill="FFFFFF"/>
        </w:rPr>
      </w:pPr>
      <w:r w:rsidRPr="0067253C">
        <w:rPr>
          <w:rFonts w:ascii="Georgia" w:hAnsi="Georgia"/>
          <w:color w:val="292929"/>
          <w:spacing w:val="-1"/>
          <w:sz w:val="28"/>
          <w:szCs w:val="28"/>
          <w:shd w:val="clear" w:color="auto" w:fill="FFFFFF"/>
        </w:rPr>
        <w:t>In this, we are first</w:t>
      </w:r>
      <w:r w:rsidR="002217BA">
        <w:rPr>
          <w:rFonts w:ascii="Georgia" w:hAnsi="Georgia"/>
          <w:color w:val="292929"/>
          <w:spacing w:val="-1"/>
          <w:sz w:val="28"/>
          <w:szCs w:val="28"/>
          <w:shd w:val="clear" w:color="auto" w:fill="FFFFFF"/>
        </w:rPr>
        <w:t xml:space="preserve"> removing all mentions start with @someone </w:t>
      </w:r>
      <w:r w:rsidRPr="0067253C">
        <w:rPr>
          <w:rFonts w:ascii="Georgia" w:hAnsi="Georgia"/>
          <w:color w:val="292929"/>
          <w:spacing w:val="-1"/>
          <w:sz w:val="28"/>
          <w:szCs w:val="28"/>
          <w:shd w:val="clear" w:color="auto" w:fill="FFFFFF"/>
        </w:rPr>
        <w:t>from all the tweets.</w:t>
      </w:r>
    </w:p>
    <w:p w:rsidR="002217BA" w:rsidRDefault="00706D1F" w:rsidP="002217BA">
      <w:pPr>
        <w:jc w:val="both"/>
        <w:rPr>
          <w:rFonts w:ascii="Georgia" w:hAnsi="Georgia"/>
          <w:color w:val="292929"/>
          <w:spacing w:val="-1"/>
          <w:sz w:val="28"/>
          <w:szCs w:val="28"/>
          <w:shd w:val="clear" w:color="auto" w:fill="FFFFFF"/>
        </w:rPr>
      </w:pPr>
      <w:r w:rsidRPr="0067253C">
        <w:rPr>
          <w:rFonts w:ascii="Georgia" w:hAnsi="Georgia"/>
          <w:color w:val="292929"/>
          <w:spacing w:val="-1"/>
          <w:sz w:val="28"/>
          <w:szCs w:val="28"/>
          <w:shd w:val="clear" w:color="auto" w:fill="FFFFFF"/>
        </w:rPr>
        <w:t>Then we are removing all the https</w:t>
      </w:r>
      <w:r w:rsidR="002217BA">
        <w:rPr>
          <w:rFonts w:ascii="Georgia" w:hAnsi="Georgia"/>
          <w:color w:val="292929"/>
          <w:spacing w:val="-1"/>
          <w:sz w:val="28"/>
          <w:szCs w:val="28"/>
          <w:shd w:val="clear" w:color="auto" w:fill="FFFFFF"/>
        </w:rPr>
        <w:t xml:space="preserve"> and special characters </w:t>
      </w:r>
      <w:r w:rsidRPr="0067253C">
        <w:rPr>
          <w:rFonts w:ascii="Georgia" w:hAnsi="Georgia"/>
          <w:color w:val="292929"/>
          <w:spacing w:val="-1"/>
          <w:sz w:val="28"/>
          <w:szCs w:val="28"/>
          <w:shd w:val="clear" w:color="auto" w:fill="FFFFFF"/>
        </w:rPr>
        <w:t>letter word through preprocessing.</w:t>
      </w:r>
      <w:r w:rsidR="002217BA">
        <w:rPr>
          <w:rFonts w:ascii="Georgia" w:hAnsi="Georgia"/>
          <w:color w:val="292929"/>
          <w:spacing w:val="-1"/>
          <w:sz w:val="28"/>
          <w:szCs w:val="28"/>
          <w:shd w:val="clear" w:color="auto" w:fill="FFFFFF"/>
        </w:rPr>
        <w:t xml:space="preserve">  After that all English translation words are removed.</w:t>
      </w:r>
    </w:p>
    <w:p w:rsidR="002217BA" w:rsidRDefault="002217BA" w:rsidP="002217BA">
      <w:pPr>
        <w:jc w:val="both"/>
        <w:rPr>
          <w:rFonts w:ascii="Georgia" w:hAnsi="Georgia"/>
          <w:color w:val="292929"/>
          <w:spacing w:val="-1"/>
          <w:sz w:val="28"/>
          <w:szCs w:val="28"/>
          <w:shd w:val="clear" w:color="auto" w:fill="FFFFFF"/>
        </w:rPr>
      </w:pPr>
      <w:r>
        <w:rPr>
          <w:rFonts w:ascii="Georgia" w:hAnsi="Georgia"/>
          <w:color w:val="292929"/>
          <w:spacing w:val="-1"/>
          <w:sz w:val="28"/>
          <w:szCs w:val="28"/>
          <w:shd w:val="clear" w:color="auto" w:fill="FFFFFF"/>
        </w:rPr>
        <w:t>Hence, clear and clean tweet is returned.</w:t>
      </w:r>
    </w:p>
    <w:p w:rsidR="002217BA" w:rsidRDefault="002217BA" w:rsidP="00706D1F">
      <w:pPr>
        <w:jc w:val="both"/>
        <w:rPr>
          <w:rFonts w:ascii="Georgia" w:hAnsi="Georgia"/>
          <w:color w:val="292929"/>
          <w:spacing w:val="-1"/>
          <w:sz w:val="28"/>
          <w:szCs w:val="28"/>
          <w:shd w:val="clear" w:color="auto" w:fill="FFFFFF"/>
        </w:rPr>
      </w:pPr>
      <w:r w:rsidRPr="002217BA">
        <w:rPr>
          <w:rFonts w:ascii="Georgia" w:hAnsi="Georgia"/>
          <w:noProof/>
          <w:color w:val="292929"/>
          <w:spacing w:val="-1"/>
          <w:sz w:val="28"/>
          <w:szCs w:val="28"/>
          <w:shd w:val="clear" w:color="auto" w:fill="FFFFFF"/>
        </w:rPr>
        <w:drawing>
          <wp:inline distT="0" distB="0" distL="0" distR="0" wp14:anchorId="3109AA71" wp14:editId="5ADC85CB">
            <wp:extent cx="5131064" cy="17145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31064" cy="1714588"/>
                    </a:xfrm>
                    <a:prstGeom prst="rect">
                      <a:avLst/>
                    </a:prstGeom>
                  </pic:spPr>
                </pic:pic>
              </a:graphicData>
            </a:graphic>
          </wp:inline>
        </w:drawing>
      </w:r>
    </w:p>
    <w:p w:rsidR="002217BA" w:rsidRDefault="002217BA" w:rsidP="00706D1F">
      <w:pPr>
        <w:jc w:val="both"/>
        <w:rPr>
          <w:rFonts w:ascii="Georgia" w:hAnsi="Georgia"/>
          <w:color w:val="292929"/>
          <w:spacing w:val="-1"/>
          <w:sz w:val="28"/>
          <w:szCs w:val="28"/>
          <w:shd w:val="clear" w:color="auto" w:fill="FFFFFF"/>
        </w:rPr>
      </w:pPr>
    </w:p>
    <w:p w:rsidR="002217BA" w:rsidRDefault="002217BA" w:rsidP="002217BA">
      <w:pPr>
        <w:pStyle w:val="ListParagraph"/>
        <w:numPr>
          <w:ilvl w:val="0"/>
          <w:numId w:val="22"/>
        </w:numPr>
        <w:jc w:val="both"/>
        <w:rPr>
          <w:rFonts w:ascii="Georgia" w:hAnsi="Georgia"/>
          <w:b/>
          <w:color w:val="292929"/>
          <w:spacing w:val="-1"/>
          <w:sz w:val="40"/>
          <w:szCs w:val="28"/>
          <w:u w:val="single"/>
          <w:shd w:val="clear" w:color="auto" w:fill="FFFFFF"/>
        </w:rPr>
      </w:pPr>
      <w:r w:rsidRPr="002217BA">
        <w:rPr>
          <w:rFonts w:ascii="Georgia" w:hAnsi="Georgia"/>
          <w:b/>
          <w:color w:val="292929"/>
          <w:spacing w:val="-1"/>
          <w:sz w:val="40"/>
          <w:szCs w:val="28"/>
          <w:u w:val="single"/>
          <w:shd w:val="clear" w:color="auto" w:fill="FFFFFF"/>
        </w:rPr>
        <w:t xml:space="preserve">Tokenization </w:t>
      </w:r>
    </w:p>
    <w:p w:rsidR="002217BA" w:rsidRDefault="002217BA" w:rsidP="002217BA">
      <w:pPr>
        <w:jc w:val="both"/>
        <w:rPr>
          <w:rFonts w:ascii="Georgia" w:hAnsi="Georgia"/>
          <w:b/>
          <w:color w:val="292929"/>
          <w:spacing w:val="-1"/>
          <w:sz w:val="40"/>
          <w:szCs w:val="28"/>
          <w:u w:val="single"/>
          <w:shd w:val="clear" w:color="auto" w:fill="FFFFFF"/>
        </w:rPr>
      </w:pPr>
    </w:p>
    <w:p w:rsidR="002217BA" w:rsidRDefault="002217BA" w:rsidP="002217BA">
      <w:pPr>
        <w:jc w:val="both"/>
        <w:rPr>
          <w:rFonts w:cstheme="minorHAnsi"/>
          <w:sz w:val="26"/>
          <w:szCs w:val="26"/>
          <w:shd w:val="clear" w:color="auto" w:fill="FFFFFF"/>
        </w:rPr>
      </w:pPr>
      <w:r w:rsidRPr="00182124">
        <w:rPr>
          <w:rFonts w:cstheme="minorHAnsi"/>
          <w:sz w:val="26"/>
          <w:szCs w:val="26"/>
          <w:shd w:val="clear" w:color="auto" w:fill="FFFFFF"/>
        </w:rPr>
        <w:t xml:space="preserve">In Python tokenization basically refers to splitting up a larger body of text into smaller lines, words or even creating words for a non-English language. The various </w:t>
      </w:r>
      <w:proofErr w:type="gramStart"/>
      <w:r w:rsidRPr="00182124">
        <w:rPr>
          <w:rFonts w:cstheme="minorHAnsi"/>
          <w:sz w:val="26"/>
          <w:szCs w:val="26"/>
          <w:shd w:val="clear" w:color="auto" w:fill="FFFFFF"/>
        </w:rPr>
        <w:t>tokenization</w:t>
      </w:r>
      <w:proofErr w:type="gramEnd"/>
      <w:r w:rsidRPr="00182124">
        <w:rPr>
          <w:rFonts w:cstheme="minorHAnsi"/>
          <w:sz w:val="26"/>
          <w:szCs w:val="26"/>
          <w:shd w:val="clear" w:color="auto" w:fill="FFFFFF"/>
        </w:rPr>
        <w:t xml:space="preserve"> functions in-built into the </w:t>
      </w:r>
      <w:proofErr w:type="spellStart"/>
      <w:r w:rsidRPr="00182124">
        <w:rPr>
          <w:rFonts w:cstheme="minorHAnsi"/>
          <w:sz w:val="26"/>
          <w:szCs w:val="26"/>
          <w:shd w:val="clear" w:color="auto" w:fill="FFFFFF"/>
        </w:rPr>
        <w:t>nltk</w:t>
      </w:r>
      <w:proofErr w:type="spellEnd"/>
      <w:r w:rsidRPr="00182124">
        <w:rPr>
          <w:rFonts w:cstheme="minorHAnsi"/>
          <w:sz w:val="26"/>
          <w:szCs w:val="26"/>
          <w:shd w:val="clear" w:color="auto" w:fill="FFFFFF"/>
        </w:rPr>
        <w:t xml:space="preserve"> module itself and can be used in programs as shown below</w:t>
      </w:r>
      <w:r w:rsidR="00182124">
        <w:rPr>
          <w:rFonts w:cstheme="minorHAnsi"/>
          <w:sz w:val="26"/>
          <w:szCs w:val="26"/>
          <w:shd w:val="clear" w:color="auto" w:fill="FFFFFF"/>
        </w:rPr>
        <w:t>.</w:t>
      </w:r>
    </w:p>
    <w:p w:rsidR="00182124" w:rsidRDefault="00182124" w:rsidP="002217BA">
      <w:pPr>
        <w:jc w:val="both"/>
        <w:rPr>
          <w:rFonts w:cstheme="minorHAnsi"/>
          <w:sz w:val="26"/>
          <w:szCs w:val="26"/>
          <w:shd w:val="clear" w:color="auto" w:fill="FFFFFF"/>
        </w:rPr>
      </w:pPr>
      <w:r>
        <w:rPr>
          <w:rFonts w:cstheme="minorHAnsi"/>
          <w:sz w:val="26"/>
          <w:szCs w:val="26"/>
          <w:shd w:val="clear" w:color="auto" w:fill="FFFFFF"/>
        </w:rPr>
        <w:t>We are tokenizing a tweet into words.</w:t>
      </w:r>
    </w:p>
    <w:p w:rsidR="00182124" w:rsidRDefault="00182124" w:rsidP="002217BA">
      <w:pPr>
        <w:jc w:val="both"/>
        <w:rPr>
          <w:rFonts w:cstheme="minorHAnsi"/>
          <w:b/>
          <w:spacing w:val="-1"/>
          <w:sz w:val="26"/>
          <w:szCs w:val="26"/>
          <w:u w:val="single"/>
          <w:shd w:val="clear" w:color="auto" w:fill="FFFFFF"/>
        </w:rPr>
      </w:pPr>
      <w:r w:rsidRPr="00182124">
        <w:rPr>
          <w:rFonts w:cstheme="minorHAnsi"/>
          <w:b/>
          <w:noProof/>
          <w:spacing w:val="-1"/>
          <w:sz w:val="26"/>
          <w:szCs w:val="26"/>
          <w:u w:val="single"/>
          <w:shd w:val="clear" w:color="auto" w:fill="FFFFFF"/>
        </w:rPr>
        <w:drawing>
          <wp:inline distT="0" distB="0" distL="0" distR="0" wp14:anchorId="140F1038" wp14:editId="65612CBD">
            <wp:extent cx="4470630" cy="1898748"/>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70630" cy="1898748"/>
                    </a:xfrm>
                    <a:prstGeom prst="rect">
                      <a:avLst/>
                    </a:prstGeom>
                  </pic:spPr>
                </pic:pic>
              </a:graphicData>
            </a:graphic>
          </wp:inline>
        </w:drawing>
      </w:r>
    </w:p>
    <w:p w:rsidR="00182124" w:rsidRDefault="00182124" w:rsidP="002217BA">
      <w:pPr>
        <w:jc w:val="both"/>
        <w:rPr>
          <w:rFonts w:cstheme="minorHAnsi"/>
          <w:b/>
          <w:spacing w:val="-1"/>
          <w:sz w:val="26"/>
          <w:szCs w:val="26"/>
          <w:u w:val="single"/>
          <w:shd w:val="clear" w:color="auto" w:fill="FFFFFF"/>
        </w:rPr>
      </w:pPr>
    </w:p>
    <w:p w:rsidR="00182124" w:rsidRDefault="00182124" w:rsidP="00182124">
      <w:pPr>
        <w:pStyle w:val="ListParagraph"/>
        <w:numPr>
          <w:ilvl w:val="0"/>
          <w:numId w:val="23"/>
        </w:numPr>
        <w:jc w:val="both"/>
        <w:rPr>
          <w:rFonts w:cstheme="minorHAnsi"/>
          <w:b/>
          <w:spacing w:val="-1"/>
          <w:sz w:val="40"/>
          <w:szCs w:val="26"/>
          <w:u w:val="single"/>
          <w:shd w:val="clear" w:color="auto" w:fill="FFFFFF"/>
        </w:rPr>
      </w:pPr>
      <w:r w:rsidRPr="00182124">
        <w:rPr>
          <w:rFonts w:cstheme="minorHAnsi"/>
          <w:b/>
          <w:spacing w:val="-1"/>
          <w:sz w:val="40"/>
          <w:szCs w:val="26"/>
          <w:u w:val="single"/>
          <w:shd w:val="clear" w:color="auto" w:fill="FFFFFF"/>
        </w:rPr>
        <w:t>Porter stemmer</w:t>
      </w:r>
    </w:p>
    <w:p w:rsidR="00182124" w:rsidRDefault="00182124" w:rsidP="00182124">
      <w:pPr>
        <w:jc w:val="both"/>
        <w:rPr>
          <w:rFonts w:cstheme="minorHAnsi"/>
          <w:b/>
          <w:spacing w:val="-1"/>
          <w:sz w:val="40"/>
          <w:szCs w:val="26"/>
          <w:u w:val="single"/>
          <w:shd w:val="clear" w:color="auto" w:fill="FFFFFF"/>
        </w:rPr>
      </w:pPr>
    </w:p>
    <w:p w:rsidR="00182124" w:rsidRDefault="00182124" w:rsidP="00182124">
      <w:pPr>
        <w:jc w:val="both"/>
        <w:rPr>
          <w:rFonts w:cstheme="minorHAnsi"/>
          <w:color w:val="273239"/>
          <w:spacing w:val="2"/>
          <w:sz w:val="26"/>
          <w:szCs w:val="26"/>
          <w:shd w:val="clear" w:color="auto" w:fill="FFFFFF"/>
        </w:rPr>
      </w:pPr>
      <w:r w:rsidRPr="00182124">
        <w:rPr>
          <w:rStyle w:val="Strong"/>
          <w:rFonts w:cstheme="minorHAnsi"/>
          <w:color w:val="273239"/>
          <w:spacing w:val="2"/>
          <w:sz w:val="26"/>
          <w:szCs w:val="26"/>
          <w:bdr w:val="none" w:sz="0" w:space="0" w:color="auto" w:frame="1"/>
          <w:shd w:val="clear" w:color="auto" w:fill="FFFFFF"/>
        </w:rPr>
        <w:t>Stemming </w:t>
      </w:r>
      <w:r w:rsidRPr="00182124">
        <w:rPr>
          <w:rFonts w:cstheme="minorHAnsi"/>
          <w:color w:val="273239"/>
          <w:spacing w:val="2"/>
          <w:sz w:val="26"/>
          <w:szCs w:val="26"/>
          <w:shd w:val="clear" w:color="auto" w:fill="FFFFFF"/>
        </w:rPr>
        <w:t>is the process of producing morphological variants of a root/base word. Stemming programs are commonly referred to as stemming algorithms or stemmers. A stemming algorithm reduces the words “chocolates”, “</w:t>
      </w:r>
      <w:proofErr w:type="spellStart"/>
      <w:r w:rsidRPr="00182124">
        <w:rPr>
          <w:rFonts w:cstheme="minorHAnsi"/>
          <w:color w:val="273239"/>
          <w:spacing w:val="2"/>
          <w:sz w:val="26"/>
          <w:szCs w:val="26"/>
          <w:shd w:val="clear" w:color="auto" w:fill="FFFFFF"/>
        </w:rPr>
        <w:t>chocolatey</w:t>
      </w:r>
      <w:proofErr w:type="spellEnd"/>
      <w:r w:rsidRPr="00182124">
        <w:rPr>
          <w:rFonts w:cstheme="minorHAnsi"/>
          <w:color w:val="273239"/>
          <w:spacing w:val="2"/>
          <w:sz w:val="26"/>
          <w:szCs w:val="26"/>
          <w:shd w:val="clear" w:color="auto" w:fill="FFFFFF"/>
        </w:rPr>
        <w:t>”, and “</w:t>
      </w:r>
      <w:proofErr w:type="spellStart"/>
      <w:r w:rsidRPr="00182124">
        <w:rPr>
          <w:rFonts w:cstheme="minorHAnsi"/>
          <w:color w:val="273239"/>
          <w:spacing w:val="2"/>
          <w:sz w:val="26"/>
          <w:szCs w:val="26"/>
          <w:shd w:val="clear" w:color="auto" w:fill="FFFFFF"/>
        </w:rPr>
        <w:t>choco</w:t>
      </w:r>
      <w:proofErr w:type="spellEnd"/>
      <w:r w:rsidRPr="00182124">
        <w:rPr>
          <w:rFonts w:cstheme="minorHAnsi"/>
          <w:color w:val="273239"/>
          <w:spacing w:val="2"/>
          <w:sz w:val="26"/>
          <w:szCs w:val="26"/>
          <w:shd w:val="clear" w:color="auto" w:fill="FFFFFF"/>
        </w:rPr>
        <w:t>” to the root word, “chocolate” and “retrieval”, “retrieved”, “retrieves” reduce to the stem “retrieve”.</w:t>
      </w:r>
    </w:p>
    <w:p w:rsidR="00182124" w:rsidRDefault="00182124" w:rsidP="00182124">
      <w:pPr>
        <w:jc w:val="both"/>
        <w:rPr>
          <w:rFonts w:cstheme="minorHAnsi"/>
          <w:color w:val="273239"/>
          <w:spacing w:val="2"/>
          <w:sz w:val="26"/>
          <w:szCs w:val="26"/>
          <w:shd w:val="clear" w:color="auto" w:fill="FFFFFF"/>
        </w:rPr>
      </w:pPr>
      <w:r>
        <w:rPr>
          <w:rFonts w:cstheme="minorHAnsi"/>
          <w:color w:val="273239"/>
          <w:spacing w:val="2"/>
          <w:sz w:val="26"/>
          <w:szCs w:val="26"/>
          <w:shd w:val="clear" w:color="auto" w:fill="FFFFFF"/>
        </w:rPr>
        <w:t xml:space="preserve">Now we are </w:t>
      </w:r>
      <w:proofErr w:type="spellStart"/>
      <w:r>
        <w:rPr>
          <w:rFonts w:cstheme="minorHAnsi"/>
          <w:color w:val="273239"/>
          <w:spacing w:val="2"/>
          <w:sz w:val="26"/>
          <w:szCs w:val="26"/>
          <w:shd w:val="clear" w:color="auto" w:fill="FFFFFF"/>
        </w:rPr>
        <w:t>stremming</w:t>
      </w:r>
      <w:proofErr w:type="spellEnd"/>
      <w:r>
        <w:rPr>
          <w:rFonts w:cstheme="minorHAnsi"/>
          <w:color w:val="273239"/>
          <w:spacing w:val="2"/>
          <w:sz w:val="26"/>
          <w:szCs w:val="26"/>
          <w:shd w:val="clear" w:color="auto" w:fill="FFFFFF"/>
        </w:rPr>
        <w:t xml:space="preserve"> our words received through tokenization.</w:t>
      </w:r>
    </w:p>
    <w:p w:rsidR="00182124" w:rsidRDefault="00182124" w:rsidP="00182124">
      <w:pPr>
        <w:jc w:val="both"/>
        <w:rPr>
          <w:rFonts w:cstheme="minorHAnsi"/>
          <w:color w:val="273239"/>
          <w:spacing w:val="2"/>
          <w:sz w:val="26"/>
          <w:szCs w:val="26"/>
          <w:shd w:val="clear" w:color="auto" w:fill="FFFFFF"/>
        </w:rPr>
      </w:pPr>
      <w:r w:rsidRPr="00182124">
        <w:rPr>
          <w:rFonts w:cstheme="minorHAnsi"/>
          <w:noProof/>
          <w:color w:val="273239"/>
          <w:spacing w:val="2"/>
          <w:sz w:val="26"/>
          <w:szCs w:val="26"/>
          <w:shd w:val="clear" w:color="auto" w:fill="FFFFFF"/>
        </w:rPr>
        <w:drawing>
          <wp:inline distT="0" distB="0" distL="0" distR="0" wp14:anchorId="1DD42176" wp14:editId="2CCC4647">
            <wp:extent cx="5943600" cy="17272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727200"/>
                    </a:xfrm>
                    <a:prstGeom prst="rect">
                      <a:avLst/>
                    </a:prstGeom>
                  </pic:spPr>
                </pic:pic>
              </a:graphicData>
            </a:graphic>
          </wp:inline>
        </w:drawing>
      </w:r>
    </w:p>
    <w:p w:rsidR="00182124" w:rsidRDefault="00182124" w:rsidP="00182124">
      <w:pPr>
        <w:jc w:val="both"/>
        <w:rPr>
          <w:rFonts w:cstheme="minorHAnsi"/>
          <w:color w:val="273239"/>
          <w:spacing w:val="2"/>
          <w:sz w:val="26"/>
          <w:szCs w:val="26"/>
          <w:shd w:val="clear" w:color="auto" w:fill="FFFFFF"/>
        </w:rPr>
      </w:pPr>
    </w:p>
    <w:p w:rsidR="00182124" w:rsidRDefault="00182124" w:rsidP="00182124">
      <w:pPr>
        <w:pStyle w:val="ListParagraph"/>
        <w:numPr>
          <w:ilvl w:val="0"/>
          <w:numId w:val="24"/>
        </w:numPr>
        <w:jc w:val="both"/>
        <w:rPr>
          <w:rFonts w:cstheme="minorHAnsi"/>
          <w:b/>
          <w:color w:val="273239"/>
          <w:spacing w:val="2"/>
          <w:sz w:val="40"/>
          <w:szCs w:val="26"/>
          <w:u w:val="single"/>
          <w:shd w:val="clear" w:color="auto" w:fill="FFFFFF"/>
        </w:rPr>
      </w:pPr>
      <w:r w:rsidRPr="00182124">
        <w:rPr>
          <w:rFonts w:cstheme="minorHAnsi"/>
          <w:b/>
          <w:color w:val="273239"/>
          <w:spacing w:val="2"/>
          <w:sz w:val="40"/>
          <w:szCs w:val="26"/>
          <w:u w:val="single"/>
          <w:shd w:val="clear" w:color="auto" w:fill="FFFFFF"/>
        </w:rPr>
        <w:t>Combining words</w:t>
      </w:r>
    </w:p>
    <w:p w:rsidR="00182124" w:rsidRDefault="00182124" w:rsidP="00182124">
      <w:pPr>
        <w:jc w:val="both"/>
        <w:rPr>
          <w:rFonts w:cstheme="minorHAnsi"/>
          <w:b/>
          <w:color w:val="273239"/>
          <w:spacing w:val="2"/>
          <w:sz w:val="40"/>
          <w:szCs w:val="26"/>
          <w:u w:val="single"/>
          <w:shd w:val="clear" w:color="auto" w:fill="FFFFFF"/>
        </w:rPr>
      </w:pPr>
    </w:p>
    <w:p w:rsidR="00182124" w:rsidRDefault="00182124" w:rsidP="00182124">
      <w:pPr>
        <w:jc w:val="both"/>
        <w:rPr>
          <w:rFonts w:cstheme="minorHAnsi"/>
          <w:color w:val="273239"/>
          <w:spacing w:val="2"/>
          <w:sz w:val="26"/>
          <w:szCs w:val="26"/>
          <w:shd w:val="clear" w:color="auto" w:fill="FFFFFF"/>
        </w:rPr>
      </w:pPr>
      <w:r>
        <w:rPr>
          <w:rFonts w:cstheme="minorHAnsi"/>
          <w:color w:val="273239"/>
          <w:spacing w:val="2"/>
          <w:sz w:val="26"/>
          <w:szCs w:val="26"/>
          <w:shd w:val="clear" w:color="auto" w:fill="FFFFFF"/>
        </w:rPr>
        <w:t xml:space="preserve">Now after tokenization and </w:t>
      </w:r>
      <w:proofErr w:type="spellStart"/>
      <w:r>
        <w:rPr>
          <w:rFonts w:cstheme="minorHAnsi"/>
          <w:color w:val="273239"/>
          <w:spacing w:val="2"/>
          <w:sz w:val="26"/>
          <w:szCs w:val="26"/>
          <w:shd w:val="clear" w:color="auto" w:fill="FFFFFF"/>
        </w:rPr>
        <w:t>stremming</w:t>
      </w:r>
      <w:proofErr w:type="spellEnd"/>
      <w:r>
        <w:rPr>
          <w:rFonts w:cstheme="minorHAnsi"/>
          <w:color w:val="273239"/>
          <w:spacing w:val="2"/>
          <w:sz w:val="26"/>
          <w:szCs w:val="26"/>
          <w:shd w:val="clear" w:color="auto" w:fill="FFFFFF"/>
        </w:rPr>
        <w:t xml:space="preserve"> of words received we are combining them into a single sentence for every user. </w:t>
      </w:r>
    </w:p>
    <w:p w:rsidR="00182124" w:rsidRDefault="00182124" w:rsidP="00182124">
      <w:pPr>
        <w:jc w:val="both"/>
        <w:rPr>
          <w:rFonts w:cstheme="minorHAnsi"/>
          <w:color w:val="273239"/>
          <w:spacing w:val="2"/>
          <w:sz w:val="26"/>
          <w:szCs w:val="26"/>
          <w:shd w:val="clear" w:color="auto" w:fill="FFFFFF"/>
        </w:rPr>
      </w:pPr>
      <w:r>
        <w:rPr>
          <w:rFonts w:cstheme="minorHAnsi"/>
          <w:color w:val="273239"/>
          <w:spacing w:val="2"/>
          <w:sz w:val="26"/>
          <w:szCs w:val="26"/>
          <w:shd w:val="clear" w:color="auto" w:fill="FFFFFF"/>
        </w:rPr>
        <w:t>This is done using join function.</w:t>
      </w:r>
    </w:p>
    <w:p w:rsidR="00182124" w:rsidRDefault="00182124" w:rsidP="00182124">
      <w:pPr>
        <w:jc w:val="both"/>
        <w:rPr>
          <w:rFonts w:cstheme="minorHAnsi"/>
          <w:color w:val="273239"/>
          <w:spacing w:val="2"/>
          <w:sz w:val="26"/>
          <w:szCs w:val="26"/>
          <w:shd w:val="clear" w:color="auto" w:fill="FFFFFF"/>
        </w:rPr>
      </w:pPr>
      <w:r w:rsidRPr="00182124">
        <w:rPr>
          <w:rFonts w:cstheme="minorHAnsi"/>
          <w:noProof/>
          <w:color w:val="273239"/>
          <w:spacing w:val="2"/>
          <w:sz w:val="26"/>
          <w:szCs w:val="26"/>
          <w:shd w:val="clear" w:color="auto" w:fill="FFFFFF"/>
        </w:rPr>
        <w:drawing>
          <wp:inline distT="0" distB="0" distL="0" distR="0" wp14:anchorId="0184CD2F" wp14:editId="5EC03527">
            <wp:extent cx="3581926" cy="1784657"/>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81339" cy="1784365"/>
                    </a:xfrm>
                    <a:prstGeom prst="rect">
                      <a:avLst/>
                    </a:prstGeom>
                  </pic:spPr>
                </pic:pic>
              </a:graphicData>
            </a:graphic>
          </wp:inline>
        </w:drawing>
      </w:r>
    </w:p>
    <w:p w:rsidR="00991871" w:rsidRDefault="00991871" w:rsidP="00991871">
      <w:pPr>
        <w:pStyle w:val="ListParagraph"/>
        <w:numPr>
          <w:ilvl w:val="0"/>
          <w:numId w:val="25"/>
        </w:numPr>
        <w:jc w:val="both"/>
        <w:rPr>
          <w:rFonts w:cstheme="minorHAnsi"/>
          <w:b/>
          <w:color w:val="273239"/>
          <w:spacing w:val="2"/>
          <w:sz w:val="40"/>
          <w:szCs w:val="26"/>
          <w:u w:val="single"/>
          <w:shd w:val="clear" w:color="auto" w:fill="FFFFFF"/>
        </w:rPr>
      </w:pPr>
      <w:r w:rsidRPr="00991871">
        <w:rPr>
          <w:rFonts w:cstheme="minorHAnsi"/>
          <w:b/>
          <w:color w:val="273239"/>
          <w:spacing w:val="2"/>
          <w:sz w:val="40"/>
          <w:szCs w:val="26"/>
          <w:u w:val="single"/>
          <w:shd w:val="clear" w:color="auto" w:fill="FFFFFF"/>
        </w:rPr>
        <w:t>Subjectivity and Polarity</w:t>
      </w:r>
    </w:p>
    <w:p w:rsidR="00BF7A6E" w:rsidRDefault="00BF7A6E" w:rsidP="00BF7A6E">
      <w:pPr>
        <w:jc w:val="both"/>
        <w:rPr>
          <w:rFonts w:cstheme="minorHAnsi"/>
          <w:b/>
          <w:color w:val="273239"/>
          <w:spacing w:val="2"/>
          <w:sz w:val="40"/>
          <w:szCs w:val="26"/>
          <w:u w:val="single"/>
          <w:shd w:val="clear" w:color="auto" w:fill="FFFFFF"/>
        </w:rPr>
      </w:pPr>
    </w:p>
    <w:p w:rsidR="00BF7A6E" w:rsidRPr="00BF7A6E" w:rsidRDefault="00BF7A6E" w:rsidP="00BF7A6E">
      <w:pPr>
        <w:jc w:val="both"/>
        <w:rPr>
          <w:rFonts w:cstheme="minorHAnsi"/>
          <w:color w:val="292929"/>
          <w:spacing w:val="-1"/>
          <w:sz w:val="26"/>
          <w:szCs w:val="26"/>
          <w:shd w:val="clear" w:color="auto" w:fill="FFFFFF"/>
        </w:rPr>
      </w:pPr>
      <w:proofErr w:type="spellStart"/>
      <w:r w:rsidRPr="00BF7A6E">
        <w:rPr>
          <w:rFonts w:cstheme="minorHAnsi"/>
          <w:color w:val="292929"/>
          <w:spacing w:val="-1"/>
          <w:sz w:val="26"/>
          <w:szCs w:val="26"/>
          <w:shd w:val="clear" w:color="auto" w:fill="FFFFFF"/>
        </w:rPr>
        <w:t>TextBlob</w:t>
      </w:r>
      <w:proofErr w:type="spellEnd"/>
      <w:r w:rsidRPr="00BF7A6E">
        <w:rPr>
          <w:rFonts w:cstheme="minorHAnsi"/>
          <w:color w:val="292929"/>
          <w:spacing w:val="-1"/>
          <w:sz w:val="26"/>
          <w:szCs w:val="26"/>
          <w:shd w:val="clear" w:color="auto" w:fill="FFFFFF"/>
        </w:rPr>
        <w:t xml:space="preserve"> is a python library for Natural Language Processing (NLP).</w:t>
      </w:r>
      <w:proofErr w:type="spellStart"/>
      <w:r w:rsidRPr="00BF7A6E">
        <w:rPr>
          <w:rFonts w:cstheme="minorHAnsi"/>
          <w:color w:val="292929"/>
          <w:spacing w:val="-1"/>
          <w:sz w:val="26"/>
          <w:szCs w:val="26"/>
          <w:shd w:val="clear" w:color="auto" w:fill="FFFFFF"/>
        </w:rPr>
        <w:t>TextBlob</w:t>
      </w:r>
      <w:proofErr w:type="spellEnd"/>
      <w:r w:rsidRPr="00BF7A6E">
        <w:rPr>
          <w:rFonts w:cstheme="minorHAnsi"/>
          <w:color w:val="292929"/>
          <w:spacing w:val="-1"/>
          <w:sz w:val="26"/>
          <w:szCs w:val="26"/>
          <w:shd w:val="clear" w:color="auto" w:fill="FFFFFF"/>
        </w:rPr>
        <w:t xml:space="preserve"> actively used Natural Language </w:t>
      </w:r>
      <w:proofErr w:type="spellStart"/>
      <w:r w:rsidRPr="00BF7A6E">
        <w:rPr>
          <w:rFonts w:cstheme="minorHAnsi"/>
          <w:color w:val="292929"/>
          <w:spacing w:val="-1"/>
          <w:sz w:val="26"/>
          <w:szCs w:val="26"/>
          <w:shd w:val="clear" w:color="auto" w:fill="FFFFFF"/>
        </w:rPr>
        <w:t>ToolKit</w:t>
      </w:r>
      <w:proofErr w:type="spellEnd"/>
      <w:r w:rsidRPr="00BF7A6E">
        <w:rPr>
          <w:rFonts w:cstheme="minorHAnsi"/>
          <w:color w:val="292929"/>
          <w:spacing w:val="-1"/>
          <w:sz w:val="26"/>
          <w:szCs w:val="26"/>
          <w:shd w:val="clear" w:color="auto" w:fill="FFFFFF"/>
        </w:rPr>
        <w:t xml:space="preserve"> (NLTK) to achieve its tasks. NLTK is a library which gives an easy access to a lot of lexical resources and allows users to work with categorization, classification and many other tasks. </w:t>
      </w:r>
      <w:proofErr w:type="spellStart"/>
      <w:r w:rsidRPr="00BF7A6E">
        <w:rPr>
          <w:rFonts w:cstheme="minorHAnsi"/>
          <w:color w:val="292929"/>
          <w:spacing w:val="-1"/>
          <w:sz w:val="26"/>
          <w:szCs w:val="26"/>
          <w:shd w:val="clear" w:color="auto" w:fill="FFFFFF"/>
        </w:rPr>
        <w:t>TextBlob</w:t>
      </w:r>
      <w:proofErr w:type="spellEnd"/>
      <w:r w:rsidRPr="00BF7A6E">
        <w:rPr>
          <w:rFonts w:cstheme="minorHAnsi"/>
          <w:color w:val="292929"/>
          <w:spacing w:val="-1"/>
          <w:sz w:val="26"/>
          <w:szCs w:val="26"/>
          <w:shd w:val="clear" w:color="auto" w:fill="FFFFFF"/>
        </w:rPr>
        <w:t xml:space="preserve"> is a simple library which supports complex analysis and operations on textual data.</w:t>
      </w:r>
    </w:p>
    <w:p w:rsidR="00BF7A6E" w:rsidRDefault="00BF7A6E" w:rsidP="00BF7A6E">
      <w:pPr>
        <w:jc w:val="both"/>
        <w:rPr>
          <w:rFonts w:cstheme="minorHAnsi"/>
          <w:color w:val="292929"/>
          <w:spacing w:val="-1"/>
          <w:sz w:val="26"/>
          <w:szCs w:val="26"/>
          <w:shd w:val="clear" w:color="auto" w:fill="FFFFFF"/>
        </w:rPr>
      </w:pPr>
      <w:proofErr w:type="spellStart"/>
      <w:r w:rsidRPr="00BF7A6E">
        <w:rPr>
          <w:rFonts w:cstheme="minorHAnsi"/>
          <w:spacing w:val="-1"/>
          <w:sz w:val="26"/>
          <w:szCs w:val="26"/>
          <w:shd w:val="clear" w:color="auto" w:fill="FFFFFF"/>
        </w:rPr>
        <w:t>TextBlob</w:t>
      </w:r>
      <w:proofErr w:type="spellEnd"/>
      <w:r w:rsidRPr="00BF7A6E">
        <w:rPr>
          <w:rFonts w:cstheme="minorHAnsi"/>
          <w:spacing w:val="-1"/>
          <w:sz w:val="26"/>
          <w:szCs w:val="26"/>
          <w:shd w:val="clear" w:color="auto" w:fill="FFFFFF"/>
        </w:rPr>
        <w:t xml:space="preserve"> returns </w:t>
      </w:r>
      <w:r w:rsidRPr="00BF7A6E">
        <w:rPr>
          <w:rStyle w:val="Strong"/>
          <w:rFonts w:cstheme="minorHAnsi"/>
          <w:spacing w:val="-1"/>
          <w:sz w:val="26"/>
          <w:szCs w:val="26"/>
          <w:shd w:val="clear" w:color="auto" w:fill="FFFFFF"/>
        </w:rPr>
        <w:t>polarity</w:t>
      </w:r>
      <w:r w:rsidRPr="00BF7A6E">
        <w:rPr>
          <w:rFonts w:cstheme="minorHAnsi"/>
          <w:spacing w:val="-1"/>
          <w:sz w:val="26"/>
          <w:szCs w:val="26"/>
          <w:shd w:val="clear" w:color="auto" w:fill="FFFFFF"/>
        </w:rPr>
        <w:t> and </w:t>
      </w:r>
      <w:r w:rsidRPr="00BF7A6E">
        <w:rPr>
          <w:rStyle w:val="Strong"/>
          <w:rFonts w:cstheme="minorHAnsi"/>
          <w:spacing w:val="-1"/>
          <w:sz w:val="26"/>
          <w:szCs w:val="26"/>
          <w:shd w:val="clear" w:color="auto" w:fill="FFFFFF"/>
        </w:rPr>
        <w:t>subjectivity</w:t>
      </w:r>
      <w:r w:rsidRPr="00BF7A6E">
        <w:rPr>
          <w:rFonts w:cstheme="minorHAnsi"/>
          <w:spacing w:val="-1"/>
          <w:sz w:val="26"/>
          <w:szCs w:val="26"/>
          <w:shd w:val="clear" w:color="auto" w:fill="FFFFFF"/>
        </w:rPr>
        <w:t> of a sentence. Polarity lies between [-1</w:t>
      </w:r>
      <w:proofErr w:type="gramStart"/>
      <w:r w:rsidRPr="00BF7A6E">
        <w:rPr>
          <w:rFonts w:cstheme="minorHAnsi"/>
          <w:spacing w:val="-1"/>
          <w:sz w:val="26"/>
          <w:szCs w:val="26"/>
          <w:shd w:val="clear" w:color="auto" w:fill="FFFFFF"/>
        </w:rPr>
        <w:t>,1</w:t>
      </w:r>
      <w:proofErr w:type="gramEnd"/>
      <w:r w:rsidRPr="00BF7A6E">
        <w:rPr>
          <w:rFonts w:cstheme="minorHAnsi"/>
          <w:spacing w:val="-1"/>
          <w:sz w:val="26"/>
          <w:szCs w:val="26"/>
          <w:shd w:val="clear" w:color="auto" w:fill="FFFFFF"/>
        </w:rPr>
        <w:t xml:space="preserve">], -1 defines a negative sentiment and 1 defines a positive sentiment. Negation words reverse the polarity. </w:t>
      </w:r>
      <w:proofErr w:type="spellStart"/>
      <w:r w:rsidRPr="00BF7A6E">
        <w:rPr>
          <w:rFonts w:cstheme="minorHAnsi"/>
          <w:spacing w:val="-1"/>
          <w:sz w:val="26"/>
          <w:szCs w:val="26"/>
          <w:shd w:val="clear" w:color="auto" w:fill="FFFFFF"/>
        </w:rPr>
        <w:t>TextBlob</w:t>
      </w:r>
      <w:proofErr w:type="spellEnd"/>
      <w:r w:rsidRPr="00BF7A6E">
        <w:rPr>
          <w:rFonts w:cstheme="minorHAnsi"/>
          <w:spacing w:val="-1"/>
          <w:sz w:val="26"/>
          <w:szCs w:val="26"/>
          <w:shd w:val="clear" w:color="auto" w:fill="FFFFFF"/>
        </w:rPr>
        <w:t xml:space="preserve"> has semantic labels that help with fine-grained analysis. For example — emoticons, exclamation mark, </w:t>
      </w:r>
      <w:proofErr w:type="spellStart"/>
      <w:r w:rsidRPr="00BF7A6E">
        <w:rPr>
          <w:rFonts w:cstheme="minorHAnsi"/>
          <w:spacing w:val="-1"/>
          <w:sz w:val="26"/>
          <w:szCs w:val="26"/>
          <w:shd w:val="clear" w:color="auto" w:fill="FFFFFF"/>
        </w:rPr>
        <w:t>emojis</w:t>
      </w:r>
      <w:proofErr w:type="spellEnd"/>
      <w:r w:rsidRPr="00BF7A6E">
        <w:rPr>
          <w:rFonts w:cstheme="minorHAnsi"/>
          <w:spacing w:val="-1"/>
          <w:sz w:val="26"/>
          <w:szCs w:val="26"/>
          <w:shd w:val="clear" w:color="auto" w:fill="FFFFFF"/>
        </w:rPr>
        <w:t>, etc. Subjectivity lies between [0</w:t>
      </w:r>
      <w:proofErr w:type="gramStart"/>
      <w:r w:rsidRPr="00BF7A6E">
        <w:rPr>
          <w:rFonts w:cstheme="minorHAnsi"/>
          <w:spacing w:val="-1"/>
          <w:sz w:val="26"/>
          <w:szCs w:val="26"/>
          <w:shd w:val="clear" w:color="auto" w:fill="FFFFFF"/>
        </w:rPr>
        <w:t>,1</w:t>
      </w:r>
      <w:proofErr w:type="gramEnd"/>
      <w:r w:rsidRPr="00BF7A6E">
        <w:rPr>
          <w:rFonts w:cstheme="minorHAnsi"/>
          <w:spacing w:val="-1"/>
          <w:sz w:val="26"/>
          <w:szCs w:val="26"/>
          <w:shd w:val="clear" w:color="auto" w:fill="FFFFFF"/>
        </w:rPr>
        <w:t>]. </w:t>
      </w:r>
      <w:r w:rsidRPr="00BF7A6E">
        <w:rPr>
          <w:rStyle w:val="Strong"/>
          <w:rFonts w:cstheme="minorHAnsi"/>
          <w:b w:val="0"/>
          <w:spacing w:val="-1"/>
          <w:sz w:val="26"/>
          <w:szCs w:val="26"/>
          <w:shd w:val="clear" w:color="auto" w:fill="FFFFFF"/>
        </w:rPr>
        <w:t>Subjectivity quantifies the amount of personal opinion and factual information contained in the text. The higher subjectivity means that the text contains personal opinion rather than factual information</w:t>
      </w:r>
      <w:r w:rsidRPr="00BF7A6E">
        <w:rPr>
          <w:rFonts w:cstheme="minorHAnsi"/>
          <w:spacing w:val="-1"/>
          <w:sz w:val="26"/>
          <w:szCs w:val="26"/>
          <w:shd w:val="clear" w:color="auto" w:fill="FFFFFF"/>
        </w:rPr>
        <w:t xml:space="preserve">. </w:t>
      </w:r>
      <w:proofErr w:type="spellStart"/>
      <w:r w:rsidRPr="00BF7A6E">
        <w:rPr>
          <w:rFonts w:cstheme="minorHAnsi"/>
          <w:spacing w:val="-1"/>
          <w:sz w:val="26"/>
          <w:szCs w:val="26"/>
          <w:shd w:val="clear" w:color="auto" w:fill="FFFFFF"/>
        </w:rPr>
        <w:t>TextBlob</w:t>
      </w:r>
      <w:proofErr w:type="spellEnd"/>
      <w:r w:rsidRPr="00BF7A6E">
        <w:rPr>
          <w:rFonts w:cstheme="minorHAnsi"/>
          <w:spacing w:val="-1"/>
          <w:sz w:val="26"/>
          <w:szCs w:val="26"/>
          <w:shd w:val="clear" w:color="auto" w:fill="FFFFFF"/>
        </w:rPr>
        <w:t xml:space="preserve"> has one more parameter — intensity</w:t>
      </w:r>
      <w:r w:rsidRPr="00BF7A6E">
        <w:rPr>
          <w:rFonts w:cstheme="minorHAnsi"/>
          <w:color w:val="292929"/>
          <w:spacing w:val="-1"/>
          <w:sz w:val="26"/>
          <w:szCs w:val="26"/>
          <w:shd w:val="clear" w:color="auto" w:fill="FFFFFF"/>
        </w:rPr>
        <w:t>. </w:t>
      </w:r>
    </w:p>
    <w:p w:rsidR="00BF7A6E" w:rsidRDefault="00BF7A6E" w:rsidP="00BF7A6E">
      <w:pPr>
        <w:jc w:val="both"/>
        <w:rPr>
          <w:rFonts w:cstheme="minorHAnsi"/>
          <w:color w:val="292929"/>
          <w:spacing w:val="-1"/>
          <w:sz w:val="26"/>
          <w:szCs w:val="26"/>
          <w:shd w:val="clear" w:color="auto" w:fill="FFFFFF"/>
        </w:rPr>
      </w:pPr>
      <w:r>
        <w:rPr>
          <w:rFonts w:cstheme="minorHAnsi"/>
          <w:color w:val="292929"/>
          <w:spacing w:val="-1"/>
          <w:sz w:val="26"/>
          <w:szCs w:val="26"/>
          <w:shd w:val="clear" w:color="auto" w:fill="FFFFFF"/>
        </w:rPr>
        <w:t xml:space="preserve">Now we apply both subjectivity and polarity on clean tweets which we have obtained above. </w:t>
      </w:r>
    </w:p>
    <w:p w:rsidR="00BF7A6E" w:rsidRDefault="00BF7A6E" w:rsidP="00BF7A6E">
      <w:pPr>
        <w:jc w:val="both"/>
        <w:rPr>
          <w:rFonts w:cstheme="minorHAnsi"/>
          <w:color w:val="292929"/>
          <w:spacing w:val="-1"/>
          <w:sz w:val="26"/>
          <w:szCs w:val="26"/>
          <w:shd w:val="clear" w:color="auto" w:fill="FFFFFF"/>
        </w:rPr>
      </w:pPr>
    </w:p>
    <w:p w:rsidR="00BF7A6E" w:rsidRPr="00BF7A6E" w:rsidRDefault="00BF7A6E" w:rsidP="00BF7A6E">
      <w:pPr>
        <w:jc w:val="both"/>
        <w:rPr>
          <w:rFonts w:cstheme="minorHAnsi"/>
          <w:b/>
          <w:color w:val="273239"/>
          <w:spacing w:val="2"/>
          <w:sz w:val="26"/>
          <w:szCs w:val="26"/>
          <w:u w:val="single"/>
          <w:shd w:val="clear" w:color="auto" w:fill="FFFFFF"/>
        </w:rPr>
      </w:pPr>
      <w:r w:rsidRPr="00BF7A6E">
        <w:rPr>
          <w:rFonts w:cstheme="minorHAnsi"/>
          <w:b/>
          <w:noProof/>
          <w:color w:val="273239"/>
          <w:spacing w:val="2"/>
          <w:sz w:val="26"/>
          <w:szCs w:val="26"/>
          <w:u w:val="single"/>
          <w:shd w:val="clear" w:color="auto" w:fill="FFFFFF"/>
        </w:rPr>
        <w:drawing>
          <wp:inline distT="0" distB="0" distL="0" distR="0" wp14:anchorId="76179D47" wp14:editId="3C32A9A1">
            <wp:extent cx="2730588" cy="33233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30640" cy="3323434"/>
                    </a:xfrm>
                    <a:prstGeom prst="rect">
                      <a:avLst/>
                    </a:prstGeom>
                  </pic:spPr>
                </pic:pic>
              </a:graphicData>
            </a:graphic>
          </wp:inline>
        </w:drawing>
      </w:r>
    </w:p>
    <w:p w:rsidR="00BF7A6E" w:rsidRDefault="00BF7A6E" w:rsidP="00BF7A6E">
      <w:pPr>
        <w:pStyle w:val="ListParagraph"/>
        <w:numPr>
          <w:ilvl w:val="0"/>
          <w:numId w:val="26"/>
        </w:numPr>
        <w:jc w:val="both"/>
        <w:rPr>
          <w:rFonts w:cstheme="minorHAnsi"/>
          <w:b/>
          <w:color w:val="273239"/>
          <w:spacing w:val="2"/>
          <w:sz w:val="40"/>
          <w:szCs w:val="26"/>
          <w:u w:val="single"/>
          <w:shd w:val="clear" w:color="auto" w:fill="FFFFFF"/>
        </w:rPr>
      </w:pPr>
      <w:r>
        <w:rPr>
          <w:rFonts w:cstheme="minorHAnsi"/>
          <w:b/>
          <w:color w:val="273239"/>
          <w:spacing w:val="2"/>
          <w:sz w:val="40"/>
          <w:szCs w:val="26"/>
          <w:u w:val="single"/>
          <w:shd w:val="clear" w:color="auto" w:fill="FFFFFF"/>
        </w:rPr>
        <w:t>Sentiment</w:t>
      </w:r>
      <w:r w:rsidRPr="00BF7A6E">
        <w:rPr>
          <w:rFonts w:cstheme="minorHAnsi"/>
          <w:b/>
          <w:color w:val="273239"/>
          <w:spacing w:val="2"/>
          <w:sz w:val="40"/>
          <w:szCs w:val="26"/>
          <w:u w:val="single"/>
          <w:shd w:val="clear" w:color="auto" w:fill="FFFFFF"/>
        </w:rPr>
        <w:t xml:space="preserve"> of Tweet</w:t>
      </w:r>
    </w:p>
    <w:p w:rsidR="00F82B37" w:rsidRDefault="00F82B37" w:rsidP="00BF7A6E">
      <w:pPr>
        <w:jc w:val="both"/>
        <w:rPr>
          <w:rFonts w:cstheme="minorHAnsi"/>
          <w:b/>
          <w:color w:val="273239"/>
          <w:spacing w:val="2"/>
          <w:sz w:val="40"/>
          <w:szCs w:val="26"/>
          <w:u w:val="single"/>
          <w:shd w:val="clear" w:color="auto" w:fill="FFFFFF"/>
        </w:rPr>
      </w:pPr>
    </w:p>
    <w:p w:rsidR="00F82B37" w:rsidRPr="00F82B37" w:rsidRDefault="00F82B37" w:rsidP="00BF7A6E">
      <w:pPr>
        <w:jc w:val="both"/>
        <w:rPr>
          <w:rFonts w:cstheme="minorHAnsi"/>
          <w:color w:val="292929"/>
          <w:spacing w:val="-1"/>
          <w:sz w:val="26"/>
          <w:szCs w:val="26"/>
          <w:shd w:val="clear" w:color="auto" w:fill="FFFFFF"/>
        </w:rPr>
      </w:pPr>
      <w:r w:rsidRPr="00F82B37">
        <w:rPr>
          <w:rFonts w:cstheme="minorHAnsi"/>
          <w:color w:val="292929"/>
          <w:spacing w:val="-1"/>
          <w:sz w:val="26"/>
          <w:szCs w:val="26"/>
          <w:shd w:val="clear" w:color="auto" w:fill="FFFFFF"/>
        </w:rPr>
        <w:t>Sentiment Analysis can help us decipher the mood and emotions of general public and gather insightful information regarding the context. Sentiment Analysis is a process of analyzing data and classifying it based on the need of the research.</w:t>
      </w:r>
    </w:p>
    <w:p w:rsidR="00BF7A6E" w:rsidRDefault="00BF7A6E" w:rsidP="00BF7A6E">
      <w:pPr>
        <w:jc w:val="both"/>
        <w:rPr>
          <w:rFonts w:cstheme="minorHAnsi"/>
          <w:color w:val="273239"/>
          <w:spacing w:val="2"/>
          <w:sz w:val="26"/>
          <w:szCs w:val="26"/>
          <w:shd w:val="clear" w:color="auto" w:fill="FFFFFF"/>
        </w:rPr>
      </w:pPr>
      <w:r>
        <w:rPr>
          <w:rFonts w:cstheme="minorHAnsi"/>
          <w:color w:val="273239"/>
          <w:spacing w:val="2"/>
          <w:sz w:val="26"/>
          <w:szCs w:val="26"/>
          <w:shd w:val="clear" w:color="auto" w:fill="FFFFFF"/>
        </w:rPr>
        <w:t>We have to analyze whether the tweet polarity obtained above is positive, negative or neutral. A tweet is positive is when its polarity is more than 0 and negative when less than 0. It is neutral when it is equal to 0.</w:t>
      </w:r>
    </w:p>
    <w:p w:rsidR="00BF7A6E" w:rsidRDefault="00BF7A6E" w:rsidP="00BF7A6E">
      <w:pPr>
        <w:jc w:val="both"/>
        <w:rPr>
          <w:rFonts w:cstheme="minorHAnsi"/>
          <w:color w:val="273239"/>
          <w:spacing w:val="2"/>
          <w:sz w:val="26"/>
          <w:szCs w:val="26"/>
          <w:shd w:val="clear" w:color="auto" w:fill="FFFFFF"/>
        </w:rPr>
      </w:pPr>
      <w:r w:rsidRPr="00BF7A6E">
        <w:rPr>
          <w:rFonts w:cstheme="minorHAnsi"/>
          <w:noProof/>
          <w:color w:val="273239"/>
          <w:spacing w:val="2"/>
          <w:sz w:val="26"/>
          <w:szCs w:val="26"/>
          <w:shd w:val="clear" w:color="auto" w:fill="FFFFFF"/>
        </w:rPr>
        <w:drawing>
          <wp:inline distT="0" distB="0" distL="0" distR="0" wp14:anchorId="30B351AA" wp14:editId="6A50AB2A">
            <wp:extent cx="4218851" cy="273689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16617" cy="2735445"/>
                    </a:xfrm>
                    <a:prstGeom prst="rect">
                      <a:avLst/>
                    </a:prstGeom>
                  </pic:spPr>
                </pic:pic>
              </a:graphicData>
            </a:graphic>
          </wp:inline>
        </w:drawing>
      </w:r>
    </w:p>
    <w:p w:rsidR="00BF7A6E" w:rsidRDefault="00BF7A6E" w:rsidP="00BF7A6E">
      <w:pPr>
        <w:jc w:val="both"/>
        <w:rPr>
          <w:rFonts w:cstheme="minorHAnsi"/>
          <w:color w:val="273239"/>
          <w:spacing w:val="2"/>
          <w:sz w:val="26"/>
          <w:szCs w:val="26"/>
          <w:shd w:val="clear" w:color="auto" w:fill="FFFFFF"/>
        </w:rPr>
      </w:pPr>
    </w:p>
    <w:p w:rsidR="00BF7A6E" w:rsidRDefault="00BF7A6E" w:rsidP="00BF7A6E">
      <w:pPr>
        <w:jc w:val="both"/>
        <w:rPr>
          <w:rFonts w:cstheme="minorHAnsi"/>
          <w:color w:val="273239"/>
          <w:spacing w:val="2"/>
          <w:sz w:val="26"/>
          <w:szCs w:val="26"/>
          <w:shd w:val="clear" w:color="auto" w:fill="FFFFFF"/>
        </w:rPr>
      </w:pPr>
      <w:r>
        <w:rPr>
          <w:rFonts w:cstheme="minorHAnsi"/>
          <w:color w:val="273239"/>
          <w:spacing w:val="2"/>
          <w:sz w:val="26"/>
          <w:szCs w:val="26"/>
          <w:shd w:val="clear" w:color="auto" w:fill="FFFFFF"/>
        </w:rPr>
        <w:t xml:space="preserve">Now </w:t>
      </w:r>
      <w:r w:rsidR="00F82B37">
        <w:rPr>
          <w:rFonts w:cstheme="minorHAnsi"/>
          <w:color w:val="273239"/>
          <w:spacing w:val="2"/>
          <w:sz w:val="26"/>
          <w:szCs w:val="26"/>
          <w:shd w:val="clear" w:color="auto" w:fill="FFFFFF"/>
        </w:rPr>
        <w:t>we are returning that</w:t>
      </w:r>
      <w:r>
        <w:rPr>
          <w:rFonts w:cstheme="minorHAnsi"/>
          <w:color w:val="273239"/>
          <w:spacing w:val="2"/>
          <w:sz w:val="26"/>
          <w:szCs w:val="26"/>
          <w:shd w:val="clear" w:color="auto" w:fill="FFFFFF"/>
        </w:rPr>
        <w:t xml:space="preserve"> tw</w:t>
      </w:r>
      <w:r w:rsidR="00F82B37">
        <w:rPr>
          <w:rFonts w:cstheme="minorHAnsi"/>
          <w:color w:val="273239"/>
          <w:spacing w:val="2"/>
          <w:sz w:val="26"/>
          <w:szCs w:val="26"/>
          <w:shd w:val="clear" w:color="auto" w:fill="FFFFFF"/>
        </w:rPr>
        <w:t>eet</w:t>
      </w:r>
      <w:r>
        <w:rPr>
          <w:rFonts w:cstheme="minorHAnsi"/>
          <w:color w:val="273239"/>
          <w:spacing w:val="2"/>
          <w:sz w:val="26"/>
          <w:szCs w:val="26"/>
          <w:shd w:val="clear" w:color="auto" w:fill="FFFFFF"/>
        </w:rPr>
        <w:t xml:space="preserve"> which is entered by the user whether neutral, positive or negative.</w:t>
      </w:r>
    </w:p>
    <w:p w:rsidR="00BF7A6E" w:rsidRDefault="00BF7A6E" w:rsidP="00BF7A6E">
      <w:pPr>
        <w:jc w:val="both"/>
        <w:rPr>
          <w:rFonts w:cstheme="minorHAnsi"/>
          <w:color w:val="273239"/>
          <w:spacing w:val="2"/>
          <w:sz w:val="26"/>
          <w:szCs w:val="26"/>
          <w:shd w:val="clear" w:color="auto" w:fill="FFFFFF"/>
        </w:rPr>
      </w:pPr>
      <w:r w:rsidRPr="00BF7A6E">
        <w:rPr>
          <w:rFonts w:cstheme="minorHAnsi"/>
          <w:noProof/>
          <w:color w:val="273239"/>
          <w:spacing w:val="2"/>
          <w:sz w:val="26"/>
          <w:szCs w:val="26"/>
          <w:shd w:val="clear" w:color="auto" w:fill="FFFFFF"/>
        </w:rPr>
        <w:drawing>
          <wp:inline distT="0" distB="0" distL="0" distR="0" wp14:anchorId="764DDF67" wp14:editId="6FFC0105">
            <wp:extent cx="3172022" cy="18351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78792" cy="1839023"/>
                    </a:xfrm>
                    <a:prstGeom prst="rect">
                      <a:avLst/>
                    </a:prstGeom>
                  </pic:spPr>
                </pic:pic>
              </a:graphicData>
            </a:graphic>
          </wp:inline>
        </w:drawing>
      </w:r>
    </w:p>
    <w:p w:rsidR="00F82B37" w:rsidRDefault="00F82B37" w:rsidP="00F82B37">
      <w:pPr>
        <w:pStyle w:val="ListParagraph"/>
        <w:numPr>
          <w:ilvl w:val="0"/>
          <w:numId w:val="26"/>
        </w:numPr>
        <w:jc w:val="both"/>
        <w:rPr>
          <w:rFonts w:cstheme="minorHAnsi"/>
          <w:b/>
          <w:color w:val="273239"/>
          <w:spacing w:val="2"/>
          <w:sz w:val="40"/>
          <w:szCs w:val="26"/>
          <w:u w:val="single"/>
          <w:shd w:val="clear" w:color="auto" w:fill="FFFFFF"/>
        </w:rPr>
      </w:pPr>
      <w:r w:rsidRPr="00F82B37">
        <w:rPr>
          <w:rFonts w:cstheme="minorHAnsi"/>
          <w:b/>
          <w:color w:val="273239"/>
          <w:spacing w:val="2"/>
          <w:sz w:val="40"/>
          <w:szCs w:val="26"/>
          <w:u w:val="single"/>
          <w:shd w:val="clear" w:color="auto" w:fill="FFFFFF"/>
        </w:rPr>
        <w:t>Graph based on subjectivity and polarity</w:t>
      </w:r>
    </w:p>
    <w:p w:rsidR="00F82B37" w:rsidRDefault="00F82B37" w:rsidP="00F82B37">
      <w:pPr>
        <w:jc w:val="both"/>
        <w:rPr>
          <w:rFonts w:cstheme="minorHAnsi"/>
          <w:b/>
          <w:color w:val="273239"/>
          <w:spacing w:val="2"/>
          <w:sz w:val="40"/>
          <w:szCs w:val="26"/>
          <w:u w:val="single"/>
          <w:shd w:val="clear" w:color="auto" w:fill="FFFFFF"/>
        </w:rPr>
      </w:pPr>
    </w:p>
    <w:p w:rsidR="00F82B37" w:rsidRDefault="007808E3" w:rsidP="00F82B37">
      <w:pPr>
        <w:jc w:val="both"/>
        <w:rPr>
          <w:rFonts w:cstheme="minorHAnsi"/>
          <w:color w:val="273239"/>
          <w:spacing w:val="2"/>
          <w:sz w:val="26"/>
          <w:szCs w:val="26"/>
          <w:shd w:val="clear" w:color="auto" w:fill="FFFFFF"/>
        </w:rPr>
      </w:pPr>
      <w:r>
        <w:rPr>
          <w:rFonts w:cstheme="minorHAnsi"/>
          <w:color w:val="273239"/>
          <w:spacing w:val="2"/>
          <w:sz w:val="26"/>
          <w:szCs w:val="26"/>
          <w:shd w:val="clear" w:color="auto" w:fill="FFFFFF"/>
        </w:rPr>
        <w:t xml:space="preserve">Now we are plotting a graph between subjectivity and polarity of tweet which we already had found </w:t>
      </w:r>
      <w:proofErr w:type="gramStart"/>
      <w:r>
        <w:rPr>
          <w:rFonts w:cstheme="minorHAnsi"/>
          <w:color w:val="273239"/>
          <w:spacing w:val="2"/>
          <w:sz w:val="26"/>
          <w:szCs w:val="26"/>
          <w:shd w:val="clear" w:color="auto" w:fill="FFFFFF"/>
        </w:rPr>
        <w:t>above .</w:t>
      </w:r>
      <w:proofErr w:type="gramEnd"/>
    </w:p>
    <w:p w:rsidR="007808E3" w:rsidRDefault="007808E3" w:rsidP="00F82B37">
      <w:pPr>
        <w:jc w:val="both"/>
        <w:rPr>
          <w:rFonts w:cstheme="minorHAnsi"/>
          <w:color w:val="273239"/>
          <w:spacing w:val="2"/>
          <w:sz w:val="26"/>
          <w:szCs w:val="26"/>
          <w:shd w:val="clear" w:color="auto" w:fill="FFFFFF"/>
        </w:rPr>
      </w:pPr>
      <w:r>
        <w:rPr>
          <w:rFonts w:cstheme="minorHAnsi"/>
          <w:color w:val="273239"/>
          <w:spacing w:val="2"/>
          <w:sz w:val="26"/>
          <w:szCs w:val="26"/>
          <w:shd w:val="clear" w:color="auto" w:fill="FFFFFF"/>
        </w:rPr>
        <w:t xml:space="preserve">Title for which is Sentiment </w:t>
      </w:r>
      <w:proofErr w:type="spellStart"/>
      <w:r>
        <w:rPr>
          <w:rFonts w:cstheme="minorHAnsi"/>
          <w:color w:val="273239"/>
          <w:spacing w:val="2"/>
          <w:sz w:val="26"/>
          <w:szCs w:val="26"/>
          <w:shd w:val="clear" w:color="auto" w:fill="FFFFFF"/>
        </w:rPr>
        <w:t>anlaysis</w:t>
      </w:r>
      <w:proofErr w:type="spellEnd"/>
      <w:r>
        <w:rPr>
          <w:rFonts w:cstheme="minorHAnsi"/>
          <w:color w:val="273239"/>
          <w:spacing w:val="2"/>
          <w:sz w:val="26"/>
          <w:szCs w:val="26"/>
          <w:shd w:val="clear" w:color="auto" w:fill="FFFFFF"/>
        </w:rPr>
        <w:t>.</w:t>
      </w:r>
    </w:p>
    <w:p w:rsidR="007808E3" w:rsidRDefault="007808E3" w:rsidP="00F82B37">
      <w:pPr>
        <w:jc w:val="both"/>
        <w:rPr>
          <w:rFonts w:cstheme="minorHAnsi"/>
          <w:color w:val="273239"/>
          <w:spacing w:val="2"/>
          <w:sz w:val="26"/>
          <w:szCs w:val="26"/>
          <w:shd w:val="clear" w:color="auto" w:fill="FFFFFF"/>
        </w:rPr>
      </w:pPr>
      <w:r w:rsidRPr="007808E3">
        <w:rPr>
          <w:rFonts w:cstheme="minorHAnsi"/>
          <w:noProof/>
          <w:color w:val="273239"/>
          <w:spacing w:val="2"/>
          <w:sz w:val="26"/>
          <w:szCs w:val="26"/>
          <w:shd w:val="clear" w:color="auto" w:fill="FFFFFF"/>
        </w:rPr>
        <w:drawing>
          <wp:inline distT="0" distB="0" distL="0" distR="0" wp14:anchorId="5E2B2C62" wp14:editId="395281B2">
            <wp:extent cx="4686541" cy="3606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86541" cy="3606985"/>
                    </a:xfrm>
                    <a:prstGeom prst="rect">
                      <a:avLst/>
                    </a:prstGeom>
                  </pic:spPr>
                </pic:pic>
              </a:graphicData>
            </a:graphic>
          </wp:inline>
        </w:drawing>
      </w:r>
    </w:p>
    <w:p w:rsidR="007808E3" w:rsidRDefault="007808E3" w:rsidP="00F82B37">
      <w:pPr>
        <w:jc w:val="both"/>
        <w:rPr>
          <w:rFonts w:cstheme="minorHAnsi"/>
          <w:color w:val="273239"/>
          <w:spacing w:val="2"/>
          <w:sz w:val="26"/>
          <w:szCs w:val="26"/>
          <w:shd w:val="clear" w:color="auto" w:fill="FFFFFF"/>
        </w:rPr>
      </w:pPr>
      <w:r>
        <w:rPr>
          <w:rFonts w:cstheme="minorHAnsi"/>
          <w:color w:val="273239"/>
          <w:spacing w:val="2"/>
          <w:sz w:val="26"/>
          <w:szCs w:val="26"/>
          <w:shd w:val="clear" w:color="auto" w:fill="FFFFFF"/>
        </w:rPr>
        <w:t>Tweet below 0 shows negative and above 0 shows positive.</w:t>
      </w:r>
    </w:p>
    <w:p w:rsidR="00A21FD6" w:rsidRDefault="00A21FD6" w:rsidP="00F82B37">
      <w:pPr>
        <w:jc w:val="both"/>
        <w:rPr>
          <w:rFonts w:cstheme="minorHAnsi"/>
          <w:color w:val="273239"/>
          <w:spacing w:val="2"/>
          <w:sz w:val="26"/>
          <w:szCs w:val="26"/>
          <w:shd w:val="clear" w:color="auto" w:fill="FFFFFF"/>
        </w:rPr>
      </w:pPr>
    </w:p>
    <w:p w:rsidR="00A21FD6" w:rsidRDefault="00A21FD6" w:rsidP="00A21FD6">
      <w:pPr>
        <w:pStyle w:val="ListParagraph"/>
        <w:numPr>
          <w:ilvl w:val="0"/>
          <w:numId w:val="27"/>
        </w:numPr>
        <w:jc w:val="both"/>
        <w:rPr>
          <w:rFonts w:cstheme="minorHAnsi"/>
          <w:b/>
          <w:color w:val="273239"/>
          <w:spacing w:val="2"/>
          <w:sz w:val="38"/>
          <w:szCs w:val="38"/>
          <w:u w:val="single"/>
          <w:shd w:val="clear" w:color="auto" w:fill="FFFFFF"/>
        </w:rPr>
      </w:pPr>
      <w:r w:rsidRPr="00A21FD6">
        <w:rPr>
          <w:rFonts w:cstheme="minorHAnsi"/>
          <w:b/>
          <w:color w:val="273239"/>
          <w:spacing w:val="2"/>
          <w:sz w:val="38"/>
          <w:szCs w:val="38"/>
          <w:u w:val="single"/>
          <w:shd w:val="clear" w:color="auto" w:fill="FFFFFF"/>
        </w:rPr>
        <w:t xml:space="preserve">Count </w:t>
      </w:r>
      <w:proofErr w:type="spellStart"/>
      <w:r w:rsidRPr="00A21FD6">
        <w:rPr>
          <w:rFonts w:cstheme="minorHAnsi"/>
          <w:b/>
          <w:color w:val="273239"/>
          <w:spacing w:val="2"/>
          <w:sz w:val="38"/>
          <w:szCs w:val="38"/>
          <w:u w:val="single"/>
          <w:shd w:val="clear" w:color="auto" w:fill="FFFFFF"/>
        </w:rPr>
        <w:t>Vectorizer</w:t>
      </w:r>
      <w:proofErr w:type="spellEnd"/>
    </w:p>
    <w:p w:rsidR="00A21FD6" w:rsidRDefault="00A21FD6" w:rsidP="00A21FD6">
      <w:pPr>
        <w:jc w:val="both"/>
        <w:rPr>
          <w:rFonts w:cstheme="minorHAnsi"/>
          <w:b/>
          <w:color w:val="273239"/>
          <w:spacing w:val="2"/>
          <w:sz w:val="38"/>
          <w:szCs w:val="38"/>
          <w:u w:val="single"/>
          <w:shd w:val="clear" w:color="auto" w:fill="FFFFFF"/>
        </w:rPr>
      </w:pPr>
    </w:p>
    <w:p w:rsidR="00A21FD6" w:rsidRDefault="00A21FD6" w:rsidP="00A21FD6">
      <w:pPr>
        <w:jc w:val="both"/>
        <w:rPr>
          <w:rFonts w:cstheme="minorHAnsi"/>
          <w:color w:val="273239"/>
          <w:spacing w:val="2"/>
          <w:sz w:val="26"/>
          <w:szCs w:val="26"/>
          <w:shd w:val="clear" w:color="auto" w:fill="FFFFFF"/>
        </w:rPr>
      </w:pPr>
      <w:proofErr w:type="spellStart"/>
      <w:r w:rsidRPr="00A21FD6">
        <w:rPr>
          <w:rStyle w:val="Strong"/>
          <w:rFonts w:cstheme="minorHAnsi"/>
          <w:color w:val="273239"/>
          <w:spacing w:val="2"/>
          <w:sz w:val="26"/>
          <w:szCs w:val="26"/>
          <w:bdr w:val="none" w:sz="0" w:space="0" w:color="auto" w:frame="1"/>
          <w:shd w:val="clear" w:color="auto" w:fill="FFFFFF"/>
        </w:rPr>
        <w:t>CountVectorizer</w:t>
      </w:r>
      <w:proofErr w:type="spellEnd"/>
      <w:r w:rsidRPr="00A21FD6">
        <w:rPr>
          <w:rStyle w:val="Strong"/>
          <w:rFonts w:cstheme="minorHAnsi"/>
          <w:color w:val="273239"/>
          <w:spacing w:val="2"/>
          <w:sz w:val="26"/>
          <w:szCs w:val="26"/>
          <w:bdr w:val="none" w:sz="0" w:space="0" w:color="auto" w:frame="1"/>
          <w:shd w:val="clear" w:color="auto" w:fill="FFFFFF"/>
        </w:rPr>
        <w:t> </w:t>
      </w:r>
      <w:r w:rsidRPr="00A21FD6">
        <w:rPr>
          <w:rFonts w:cstheme="minorHAnsi"/>
          <w:color w:val="273239"/>
          <w:spacing w:val="2"/>
          <w:sz w:val="26"/>
          <w:szCs w:val="26"/>
          <w:shd w:val="clear" w:color="auto" w:fill="FFFFFF"/>
        </w:rPr>
        <w:t xml:space="preserve">is a great tool provided by the </w:t>
      </w:r>
      <w:proofErr w:type="spellStart"/>
      <w:r w:rsidRPr="00A21FD6">
        <w:rPr>
          <w:rFonts w:cstheme="minorHAnsi"/>
          <w:color w:val="273239"/>
          <w:spacing w:val="2"/>
          <w:sz w:val="26"/>
          <w:szCs w:val="26"/>
          <w:shd w:val="clear" w:color="auto" w:fill="FFFFFF"/>
        </w:rPr>
        <w:t>scikit</w:t>
      </w:r>
      <w:proofErr w:type="spellEnd"/>
      <w:r w:rsidRPr="00A21FD6">
        <w:rPr>
          <w:rFonts w:cstheme="minorHAnsi"/>
          <w:color w:val="273239"/>
          <w:spacing w:val="2"/>
          <w:sz w:val="26"/>
          <w:szCs w:val="26"/>
          <w:shd w:val="clear" w:color="auto" w:fill="FFFFFF"/>
        </w:rPr>
        <w:t>-learn library in Python. It is used to transform a given text into a vector on the basis of the frequency (count) of each word that occurs in the entire text. This is helpful when we have multiple such texts, and we wish to convert each word in each text into vectors (for using in further text analysis).</w:t>
      </w:r>
    </w:p>
    <w:p w:rsidR="00A21FD6" w:rsidRDefault="00A21FD6" w:rsidP="00A21FD6">
      <w:pPr>
        <w:jc w:val="both"/>
        <w:rPr>
          <w:rFonts w:cstheme="minorHAnsi"/>
          <w:color w:val="273239"/>
          <w:spacing w:val="2"/>
          <w:sz w:val="26"/>
          <w:szCs w:val="26"/>
          <w:shd w:val="clear" w:color="auto" w:fill="FFFFFF"/>
        </w:rPr>
      </w:pPr>
      <w:r>
        <w:rPr>
          <w:rFonts w:cstheme="minorHAnsi"/>
          <w:color w:val="273239"/>
          <w:spacing w:val="2"/>
          <w:sz w:val="26"/>
          <w:szCs w:val="26"/>
          <w:shd w:val="clear" w:color="auto" w:fill="FFFFFF"/>
        </w:rPr>
        <w:t xml:space="preserve">We are finding the values of </w:t>
      </w:r>
      <w:proofErr w:type="spellStart"/>
      <w:r>
        <w:rPr>
          <w:rFonts w:cstheme="minorHAnsi"/>
          <w:color w:val="273239"/>
          <w:spacing w:val="2"/>
          <w:sz w:val="26"/>
          <w:szCs w:val="26"/>
          <w:shd w:val="clear" w:color="auto" w:fill="FFFFFF"/>
        </w:rPr>
        <w:t>x_train</w:t>
      </w:r>
      <w:proofErr w:type="spellEnd"/>
      <w:r>
        <w:rPr>
          <w:rFonts w:cstheme="minorHAnsi"/>
          <w:color w:val="273239"/>
          <w:spacing w:val="2"/>
          <w:sz w:val="26"/>
          <w:szCs w:val="26"/>
          <w:shd w:val="clear" w:color="auto" w:fill="FFFFFF"/>
        </w:rPr>
        <w:t xml:space="preserve">, </w:t>
      </w:r>
      <w:proofErr w:type="spellStart"/>
      <w:r>
        <w:rPr>
          <w:rFonts w:cstheme="minorHAnsi"/>
          <w:color w:val="273239"/>
          <w:spacing w:val="2"/>
          <w:sz w:val="26"/>
          <w:szCs w:val="26"/>
          <w:shd w:val="clear" w:color="auto" w:fill="FFFFFF"/>
        </w:rPr>
        <w:t>y_train</w:t>
      </w:r>
      <w:proofErr w:type="spellEnd"/>
      <w:r>
        <w:rPr>
          <w:rFonts w:cstheme="minorHAnsi"/>
          <w:color w:val="273239"/>
          <w:spacing w:val="2"/>
          <w:sz w:val="26"/>
          <w:szCs w:val="26"/>
          <w:shd w:val="clear" w:color="auto" w:fill="FFFFFF"/>
        </w:rPr>
        <w:t xml:space="preserve">, </w:t>
      </w:r>
      <w:proofErr w:type="spellStart"/>
      <w:r>
        <w:rPr>
          <w:rFonts w:cstheme="minorHAnsi"/>
          <w:color w:val="273239"/>
          <w:spacing w:val="2"/>
          <w:sz w:val="26"/>
          <w:szCs w:val="26"/>
          <w:shd w:val="clear" w:color="auto" w:fill="FFFFFF"/>
        </w:rPr>
        <w:t>x_test</w:t>
      </w:r>
      <w:proofErr w:type="spellEnd"/>
      <w:r>
        <w:rPr>
          <w:rFonts w:cstheme="minorHAnsi"/>
          <w:color w:val="273239"/>
          <w:spacing w:val="2"/>
          <w:sz w:val="26"/>
          <w:szCs w:val="26"/>
          <w:shd w:val="clear" w:color="auto" w:fill="FFFFFF"/>
        </w:rPr>
        <w:t xml:space="preserve"> and </w:t>
      </w:r>
      <w:proofErr w:type="spellStart"/>
      <w:r>
        <w:rPr>
          <w:rFonts w:cstheme="minorHAnsi"/>
          <w:color w:val="273239"/>
          <w:spacing w:val="2"/>
          <w:sz w:val="26"/>
          <w:szCs w:val="26"/>
          <w:shd w:val="clear" w:color="auto" w:fill="FFFFFF"/>
        </w:rPr>
        <w:t>y_test</w:t>
      </w:r>
      <w:proofErr w:type="spellEnd"/>
      <w:r w:rsidR="00FB1351">
        <w:rPr>
          <w:rFonts w:cstheme="minorHAnsi"/>
          <w:color w:val="273239"/>
          <w:spacing w:val="2"/>
          <w:sz w:val="26"/>
          <w:szCs w:val="26"/>
          <w:shd w:val="clear" w:color="auto" w:fill="FFFFFF"/>
        </w:rPr>
        <w:t xml:space="preserve"> using </w:t>
      </w:r>
      <w:proofErr w:type="spellStart"/>
      <w:r w:rsidR="00FB1351">
        <w:rPr>
          <w:rFonts w:cstheme="minorHAnsi"/>
          <w:color w:val="273239"/>
          <w:spacing w:val="2"/>
          <w:sz w:val="26"/>
          <w:szCs w:val="26"/>
          <w:shd w:val="clear" w:color="auto" w:fill="FFFFFF"/>
        </w:rPr>
        <w:t>countvectorizer</w:t>
      </w:r>
      <w:proofErr w:type="spellEnd"/>
      <w:r w:rsidR="00FB1351">
        <w:rPr>
          <w:rFonts w:cstheme="minorHAnsi"/>
          <w:color w:val="273239"/>
          <w:spacing w:val="2"/>
          <w:sz w:val="26"/>
          <w:szCs w:val="26"/>
          <w:shd w:val="clear" w:color="auto" w:fill="FFFFFF"/>
        </w:rPr>
        <w:t>.</w:t>
      </w:r>
    </w:p>
    <w:p w:rsidR="00FB1351" w:rsidRDefault="00FB1351" w:rsidP="00A21FD6">
      <w:pPr>
        <w:jc w:val="both"/>
        <w:rPr>
          <w:rFonts w:cstheme="minorHAnsi"/>
          <w:color w:val="273239"/>
          <w:spacing w:val="2"/>
          <w:sz w:val="26"/>
          <w:szCs w:val="26"/>
          <w:shd w:val="clear" w:color="auto" w:fill="FFFFFF"/>
        </w:rPr>
      </w:pPr>
      <w:r>
        <w:rPr>
          <w:rFonts w:ascii="Segoe UI" w:hAnsi="Segoe UI" w:cs="Segoe UI"/>
          <w:color w:val="222222"/>
          <w:sz w:val="27"/>
          <w:szCs w:val="27"/>
          <w:shd w:val="clear" w:color="auto" w:fill="FFFFFF"/>
        </w:rPr>
        <w:t>Using </w:t>
      </w:r>
      <w:proofErr w:type="spellStart"/>
      <w:r w:rsidRPr="00FB1351">
        <w:rPr>
          <w:rFonts w:cstheme="minorHAnsi"/>
          <w:sz w:val="26"/>
          <w:szCs w:val="26"/>
        </w:rPr>
        <w:fldChar w:fldCharType="begin"/>
      </w:r>
      <w:r w:rsidRPr="00FB1351">
        <w:rPr>
          <w:rFonts w:cstheme="minorHAnsi"/>
          <w:sz w:val="26"/>
          <w:szCs w:val="26"/>
        </w:rPr>
        <w:instrText xml:space="preserve"> HYPERLINK "https://scikit-learn.org/stable/modules/generated/sklearn.model_selection.train_test_split.html" </w:instrText>
      </w:r>
      <w:r w:rsidRPr="00FB1351">
        <w:rPr>
          <w:rFonts w:cstheme="minorHAnsi"/>
          <w:sz w:val="26"/>
          <w:szCs w:val="26"/>
        </w:rPr>
        <w:fldChar w:fldCharType="separate"/>
      </w:r>
      <w:r w:rsidRPr="00FB1351">
        <w:rPr>
          <w:rStyle w:val="HTMLCode"/>
          <w:rFonts w:asciiTheme="minorHAnsi" w:eastAsiaTheme="minorHAnsi" w:hAnsiTheme="minorHAnsi" w:cstheme="minorHAnsi"/>
          <w:bCs/>
          <w:color w:val="222222"/>
          <w:sz w:val="26"/>
          <w:szCs w:val="26"/>
          <w:shd w:val="clear" w:color="auto" w:fill="FFFFFF"/>
        </w:rPr>
        <w:t>train_test_</w:t>
      </w:r>
      <w:proofErr w:type="gramStart"/>
      <w:r w:rsidRPr="00FB1351">
        <w:rPr>
          <w:rStyle w:val="HTMLCode"/>
          <w:rFonts w:asciiTheme="minorHAnsi" w:eastAsiaTheme="minorHAnsi" w:hAnsiTheme="minorHAnsi" w:cstheme="minorHAnsi"/>
          <w:bCs/>
          <w:color w:val="222222"/>
          <w:sz w:val="26"/>
          <w:szCs w:val="26"/>
          <w:shd w:val="clear" w:color="auto" w:fill="FFFFFF"/>
        </w:rPr>
        <w:t>split</w:t>
      </w:r>
      <w:proofErr w:type="spellEnd"/>
      <w:r w:rsidRPr="00FB1351">
        <w:rPr>
          <w:rStyle w:val="HTMLCode"/>
          <w:rFonts w:asciiTheme="minorHAnsi" w:eastAsiaTheme="minorHAnsi" w:hAnsiTheme="minorHAnsi" w:cstheme="minorHAnsi"/>
          <w:bCs/>
          <w:color w:val="222222"/>
          <w:sz w:val="26"/>
          <w:szCs w:val="26"/>
          <w:shd w:val="clear" w:color="auto" w:fill="FFFFFF"/>
        </w:rPr>
        <w:t>(</w:t>
      </w:r>
      <w:proofErr w:type="gramEnd"/>
      <w:r w:rsidRPr="00FB1351">
        <w:rPr>
          <w:rStyle w:val="HTMLCode"/>
          <w:rFonts w:asciiTheme="minorHAnsi" w:eastAsiaTheme="minorHAnsi" w:hAnsiTheme="minorHAnsi" w:cstheme="minorHAnsi"/>
          <w:bCs/>
          <w:color w:val="222222"/>
          <w:sz w:val="26"/>
          <w:szCs w:val="26"/>
          <w:shd w:val="clear" w:color="auto" w:fill="FFFFFF"/>
        </w:rPr>
        <w:t>)</w:t>
      </w:r>
      <w:r w:rsidRPr="00FB1351">
        <w:rPr>
          <w:rFonts w:cstheme="minorHAnsi"/>
          <w:sz w:val="26"/>
          <w:szCs w:val="26"/>
        </w:rPr>
        <w:fldChar w:fldCharType="end"/>
      </w:r>
      <w:r>
        <w:rPr>
          <w:rFonts w:ascii="Segoe UI" w:hAnsi="Segoe UI" w:cs="Segoe UI"/>
          <w:color w:val="222222"/>
          <w:sz w:val="27"/>
          <w:szCs w:val="27"/>
          <w:shd w:val="clear" w:color="auto" w:fill="FFFFFF"/>
        </w:rPr>
        <w:t> from the data science library </w:t>
      </w:r>
      <w:proofErr w:type="spellStart"/>
      <w:r>
        <w:fldChar w:fldCharType="begin"/>
      </w:r>
      <w:r>
        <w:instrText xml:space="preserve"> HYPERLINK "https://scikit-learn.org/stable/index.html" </w:instrText>
      </w:r>
      <w:r>
        <w:fldChar w:fldCharType="separate"/>
      </w:r>
      <w:r>
        <w:rPr>
          <w:rStyle w:val="Hyperlink"/>
          <w:rFonts w:ascii="Segoe UI" w:hAnsi="Segoe UI" w:cs="Segoe UI"/>
          <w:color w:val="619CCD"/>
          <w:sz w:val="27"/>
          <w:szCs w:val="27"/>
          <w:shd w:val="clear" w:color="auto" w:fill="FFFFFF"/>
        </w:rPr>
        <w:t>scikit</w:t>
      </w:r>
      <w:proofErr w:type="spellEnd"/>
      <w:r>
        <w:rPr>
          <w:rStyle w:val="Hyperlink"/>
          <w:rFonts w:ascii="Segoe UI" w:hAnsi="Segoe UI" w:cs="Segoe UI"/>
          <w:color w:val="619CCD"/>
          <w:sz w:val="27"/>
          <w:szCs w:val="27"/>
          <w:shd w:val="clear" w:color="auto" w:fill="FFFFFF"/>
        </w:rPr>
        <w:t>-learn</w:t>
      </w:r>
      <w:r>
        <w:fldChar w:fldCharType="end"/>
      </w:r>
      <w:r>
        <w:rPr>
          <w:rFonts w:ascii="Segoe UI" w:hAnsi="Segoe UI" w:cs="Segoe UI"/>
          <w:color w:val="222222"/>
          <w:sz w:val="27"/>
          <w:szCs w:val="27"/>
          <w:shd w:val="clear" w:color="auto" w:fill="FFFFFF"/>
        </w:rPr>
        <w:t>, you can split your dataset into subsets that minimize the potential for bias in your evaluation and validation process.</w:t>
      </w:r>
    </w:p>
    <w:p w:rsidR="00A21FD6" w:rsidRDefault="00FB1351" w:rsidP="00F82B37">
      <w:pPr>
        <w:jc w:val="both"/>
        <w:rPr>
          <w:rFonts w:cstheme="minorHAnsi"/>
          <w:color w:val="273239"/>
          <w:spacing w:val="2"/>
          <w:sz w:val="26"/>
          <w:szCs w:val="26"/>
          <w:shd w:val="clear" w:color="auto" w:fill="FFFFFF"/>
        </w:rPr>
      </w:pPr>
      <w:r w:rsidRPr="00FB1351">
        <w:rPr>
          <w:rFonts w:cstheme="minorHAnsi"/>
          <w:noProof/>
          <w:color w:val="273239"/>
          <w:spacing w:val="2"/>
          <w:sz w:val="26"/>
          <w:szCs w:val="26"/>
          <w:shd w:val="clear" w:color="auto" w:fill="FFFFFF"/>
        </w:rPr>
        <w:drawing>
          <wp:inline distT="0" distB="0" distL="0" distR="0" wp14:anchorId="17B98A43" wp14:editId="64EC5C82">
            <wp:extent cx="3219615" cy="1803493"/>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19615" cy="1803493"/>
                    </a:xfrm>
                    <a:prstGeom prst="rect">
                      <a:avLst/>
                    </a:prstGeom>
                  </pic:spPr>
                </pic:pic>
              </a:graphicData>
            </a:graphic>
          </wp:inline>
        </w:drawing>
      </w:r>
    </w:p>
    <w:p w:rsidR="00C82C6C" w:rsidRDefault="00C82C6C" w:rsidP="00F82B37">
      <w:pPr>
        <w:jc w:val="both"/>
        <w:rPr>
          <w:rFonts w:cstheme="minorHAnsi"/>
          <w:color w:val="273239"/>
          <w:spacing w:val="2"/>
          <w:sz w:val="26"/>
          <w:szCs w:val="26"/>
          <w:shd w:val="clear" w:color="auto" w:fill="FFFFFF"/>
        </w:rPr>
      </w:pPr>
    </w:p>
    <w:p w:rsidR="00C82C6C" w:rsidRDefault="00C82C6C" w:rsidP="00C82C6C">
      <w:pPr>
        <w:pStyle w:val="ListParagraph"/>
        <w:numPr>
          <w:ilvl w:val="0"/>
          <w:numId w:val="28"/>
        </w:numPr>
        <w:jc w:val="both"/>
        <w:rPr>
          <w:rFonts w:cstheme="minorHAnsi"/>
          <w:b/>
          <w:color w:val="273239"/>
          <w:spacing w:val="2"/>
          <w:sz w:val="40"/>
          <w:szCs w:val="26"/>
          <w:u w:val="single"/>
          <w:shd w:val="clear" w:color="auto" w:fill="FFFFFF"/>
        </w:rPr>
      </w:pPr>
      <w:r w:rsidRPr="00C82C6C">
        <w:rPr>
          <w:rFonts w:cstheme="minorHAnsi"/>
          <w:b/>
          <w:color w:val="273239"/>
          <w:spacing w:val="2"/>
          <w:sz w:val="40"/>
          <w:szCs w:val="26"/>
          <w:u w:val="single"/>
          <w:shd w:val="clear" w:color="auto" w:fill="FFFFFF"/>
        </w:rPr>
        <w:t>Confusion Matrix</w:t>
      </w:r>
    </w:p>
    <w:p w:rsidR="00C82C6C" w:rsidRDefault="00C82C6C" w:rsidP="00C82C6C">
      <w:pPr>
        <w:jc w:val="both"/>
        <w:rPr>
          <w:rFonts w:cstheme="minorHAnsi"/>
          <w:b/>
          <w:color w:val="273239"/>
          <w:spacing w:val="2"/>
          <w:sz w:val="40"/>
          <w:szCs w:val="26"/>
          <w:u w:val="single"/>
          <w:shd w:val="clear" w:color="auto" w:fill="FFFFFF"/>
        </w:rPr>
      </w:pPr>
    </w:p>
    <w:p w:rsidR="00C82C6C" w:rsidRPr="00C82C6C" w:rsidRDefault="00C82C6C" w:rsidP="00C82C6C">
      <w:pPr>
        <w:shd w:val="clear" w:color="auto" w:fill="FFFFFF"/>
        <w:spacing w:before="288" w:after="288" w:line="240" w:lineRule="auto"/>
        <w:jc w:val="both"/>
        <w:rPr>
          <w:rFonts w:eastAsia="Times New Roman" w:cstheme="minorHAnsi"/>
          <w:color w:val="000000"/>
          <w:sz w:val="26"/>
          <w:szCs w:val="26"/>
        </w:rPr>
      </w:pPr>
      <w:r w:rsidRPr="00C82C6C">
        <w:rPr>
          <w:rFonts w:eastAsia="Times New Roman" w:cstheme="minorHAnsi"/>
          <w:color w:val="000000"/>
          <w:sz w:val="26"/>
          <w:szCs w:val="26"/>
        </w:rPr>
        <w:t>It is a table that is used in classification problems to assess where errors in the model were made.</w:t>
      </w:r>
    </w:p>
    <w:p w:rsidR="00C82C6C" w:rsidRDefault="00C82C6C" w:rsidP="00C82C6C">
      <w:pPr>
        <w:shd w:val="clear" w:color="auto" w:fill="FFFFFF"/>
        <w:spacing w:before="288" w:after="288" w:line="240" w:lineRule="auto"/>
        <w:jc w:val="both"/>
        <w:rPr>
          <w:rFonts w:eastAsia="Times New Roman" w:cstheme="minorHAnsi"/>
          <w:color w:val="000000"/>
          <w:sz w:val="26"/>
          <w:szCs w:val="26"/>
        </w:rPr>
      </w:pPr>
      <w:r w:rsidRPr="00C82C6C">
        <w:rPr>
          <w:rFonts w:eastAsia="Times New Roman" w:cstheme="minorHAnsi"/>
          <w:color w:val="000000"/>
          <w:sz w:val="26"/>
          <w:szCs w:val="26"/>
        </w:rPr>
        <w:t>The rows represent the actual classes the outcomes should have been. While the columns represent the predictions we have made. Using this table it is easy to see which predictions are wrong.</w:t>
      </w:r>
    </w:p>
    <w:p w:rsidR="00C82C6C" w:rsidRDefault="00C82C6C" w:rsidP="00C82C6C">
      <w:pPr>
        <w:shd w:val="clear" w:color="auto" w:fill="FFFFFF"/>
        <w:spacing w:before="288" w:after="288" w:line="240" w:lineRule="auto"/>
        <w:jc w:val="both"/>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Precision</w:t>
      </w:r>
    </w:p>
    <w:p w:rsidR="00C82C6C" w:rsidRDefault="00C82C6C" w:rsidP="00C82C6C">
      <w:pPr>
        <w:shd w:val="clear" w:color="auto" w:fill="FFFFFF"/>
        <w:spacing w:before="288" w:after="288" w:line="240" w:lineRule="auto"/>
        <w:jc w:val="both"/>
        <w:rPr>
          <w:rFonts w:ascii="Arial" w:hAnsi="Arial" w:cs="Arial"/>
          <w:color w:val="273239"/>
          <w:spacing w:val="2"/>
          <w:sz w:val="26"/>
          <w:szCs w:val="26"/>
          <w:shd w:val="clear" w:color="auto" w:fill="FFFFFF"/>
        </w:rPr>
      </w:pPr>
      <w:r>
        <w:rPr>
          <w:rFonts w:ascii="Arial" w:hAnsi="Arial" w:cs="Arial"/>
          <w:color w:val="273239"/>
          <w:spacing w:val="2"/>
          <w:sz w:val="26"/>
          <w:szCs w:val="26"/>
        </w:rPr>
        <w:br/>
      </w:r>
      <w:proofErr w:type="gramStart"/>
      <w:r>
        <w:rPr>
          <w:rFonts w:ascii="Arial" w:hAnsi="Arial" w:cs="Arial"/>
          <w:color w:val="273239"/>
          <w:spacing w:val="2"/>
          <w:sz w:val="26"/>
          <w:szCs w:val="26"/>
          <w:shd w:val="clear" w:color="auto" w:fill="FFFFFF"/>
        </w:rPr>
        <w:t>precision</w:t>
      </w:r>
      <w:proofErr w:type="gramEnd"/>
      <w:r>
        <w:rPr>
          <w:rFonts w:ascii="Arial" w:hAnsi="Arial" w:cs="Arial"/>
          <w:color w:val="273239"/>
          <w:spacing w:val="2"/>
          <w:sz w:val="26"/>
          <w:szCs w:val="26"/>
          <w:shd w:val="clear" w:color="auto" w:fill="FFFFFF"/>
        </w:rPr>
        <w:t>=(TP)/(TP+FP)</w:t>
      </w:r>
      <w:r>
        <w:rPr>
          <w:rFonts w:ascii="Arial" w:hAnsi="Arial" w:cs="Arial"/>
          <w:color w:val="273239"/>
          <w:spacing w:val="2"/>
          <w:sz w:val="26"/>
          <w:szCs w:val="26"/>
        </w:rPr>
        <w:br/>
      </w:r>
      <w:r>
        <w:rPr>
          <w:rFonts w:ascii="Arial" w:hAnsi="Arial" w:cs="Arial"/>
          <w:color w:val="273239"/>
          <w:spacing w:val="2"/>
          <w:sz w:val="26"/>
          <w:szCs w:val="26"/>
          <w:shd w:val="clear" w:color="auto" w:fill="FFFFFF"/>
        </w:rPr>
        <w:t>TP is the number of true positives, and FP is the number of false positives. </w:t>
      </w:r>
      <w:r>
        <w:rPr>
          <w:rFonts w:ascii="Arial" w:hAnsi="Arial" w:cs="Arial"/>
          <w:color w:val="273239"/>
          <w:spacing w:val="2"/>
          <w:sz w:val="26"/>
          <w:szCs w:val="26"/>
        </w:rPr>
        <w:br/>
      </w:r>
      <w:r>
        <w:rPr>
          <w:rFonts w:ascii="Arial" w:hAnsi="Arial" w:cs="Arial"/>
          <w:color w:val="273239"/>
          <w:spacing w:val="2"/>
          <w:sz w:val="26"/>
          <w:szCs w:val="26"/>
          <w:shd w:val="clear" w:color="auto" w:fill="FFFFFF"/>
        </w:rPr>
        <w:t>A trivial way to have perfect precision is to make one single positive prediction and ensure it is correct (precision = 1/1 = 100%).</w:t>
      </w:r>
    </w:p>
    <w:p w:rsidR="00EE6896" w:rsidRDefault="00C82C6C" w:rsidP="00C82C6C">
      <w:pPr>
        <w:shd w:val="clear" w:color="auto" w:fill="FFFFFF"/>
        <w:spacing w:before="288" w:after="288" w:line="240" w:lineRule="auto"/>
        <w:jc w:val="both"/>
        <w:rPr>
          <w:ins w:id="1" w:author="HP" w:date="2022-11-24T01:52:00Z"/>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Recall</w:t>
      </w:r>
      <w:r>
        <w:rPr>
          <w:rFonts w:ascii="Arial" w:hAnsi="Arial" w:cs="Arial"/>
          <w:color w:val="273239"/>
          <w:spacing w:val="2"/>
          <w:sz w:val="26"/>
          <w:szCs w:val="26"/>
        </w:rPr>
        <w:br/>
      </w:r>
      <w:ins w:id="2" w:author="HP" w:date="2022-11-24T01:52:00Z">
        <w:r w:rsidR="00EE6896">
          <w:rPr>
            <w:rFonts w:ascii="Arial" w:hAnsi="Arial" w:cs="Arial"/>
            <w:color w:val="273239"/>
            <w:spacing w:val="2"/>
            <w:sz w:val="26"/>
            <w:szCs w:val="26"/>
            <w:shd w:val="clear" w:color="auto" w:fill="FFFFFF"/>
          </w:rPr>
          <w:t>recall = (TP) / (TP+FN)</w:t>
        </w:r>
      </w:ins>
    </w:p>
    <w:p w:rsidR="00EE6896" w:rsidRDefault="00EE6896" w:rsidP="00C82C6C">
      <w:pPr>
        <w:shd w:val="clear" w:color="auto" w:fill="FFFFFF"/>
        <w:spacing w:before="288" w:after="288" w:line="240" w:lineRule="auto"/>
        <w:jc w:val="both"/>
        <w:rPr>
          <w:ins w:id="3" w:author="HP" w:date="2022-11-24T01:52:00Z"/>
          <w:rFonts w:ascii="Arial" w:hAnsi="Arial" w:cs="Arial"/>
          <w:color w:val="273239"/>
          <w:spacing w:val="2"/>
          <w:sz w:val="26"/>
          <w:szCs w:val="26"/>
          <w:shd w:val="clear" w:color="auto" w:fill="FFFFFF"/>
        </w:rPr>
      </w:pPr>
    </w:p>
    <w:p w:rsidR="00EE6896" w:rsidRDefault="00EE6896" w:rsidP="00C82C6C">
      <w:pPr>
        <w:shd w:val="clear" w:color="auto" w:fill="FFFFFF"/>
        <w:spacing w:before="288" w:after="288" w:line="240" w:lineRule="auto"/>
        <w:jc w:val="both"/>
        <w:rPr>
          <w:ins w:id="4" w:author="HP" w:date="2022-11-24T01:54:00Z"/>
          <w:rFonts w:ascii="Arial" w:hAnsi="Arial" w:cs="Arial"/>
          <w:color w:val="273239"/>
          <w:spacing w:val="2"/>
          <w:sz w:val="26"/>
          <w:szCs w:val="26"/>
          <w:shd w:val="clear" w:color="auto" w:fill="FFFFFF"/>
        </w:rPr>
      </w:pPr>
      <w:ins w:id="5" w:author="HP" w:date="2022-11-24T01:52:00Z">
        <w:r w:rsidRPr="00EE6896">
          <w:rPr>
            <w:rFonts w:ascii="Arial" w:hAnsi="Arial" w:cs="Arial"/>
            <w:noProof/>
            <w:color w:val="273239"/>
            <w:spacing w:val="2"/>
            <w:sz w:val="26"/>
            <w:szCs w:val="26"/>
            <w:shd w:val="clear" w:color="auto" w:fill="FFFFFF"/>
            <w:rPrChange w:id="6">
              <w:rPr>
                <w:noProof/>
              </w:rPr>
            </w:rPrChange>
          </w:rPr>
          <w:drawing>
            <wp:inline distT="0" distB="0" distL="0" distR="0" wp14:anchorId="05A07A22" wp14:editId="7D619C02">
              <wp:extent cx="4146763" cy="2451226"/>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46763" cy="2451226"/>
                      </a:xfrm>
                      <a:prstGeom prst="rect">
                        <a:avLst/>
                      </a:prstGeom>
                    </pic:spPr>
                  </pic:pic>
                </a:graphicData>
              </a:graphic>
            </wp:inline>
          </w:drawing>
        </w:r>
      </w:ins>
    </w:p>
    <w:p w:rsidR="00EE6896" w:rsidRDefault="00EE6896" w:rsidP="00C82C6C">
      <w:pPr>
        <w:shd w:val="clear" w:color="auto" w:fill="FFFFFF"/>
        <w:spacing w:before="288" w:after="288" w:line="240" w:lineRule="auto"/>
        <w:jc w:val="both"/>
        <w:rPr>
          <w:ins w:id="7" w:author="HP" w:date="2022-11-24T01:52:00Z"/>
          <w:rFonts w:ascii="Arial" w:hAnsi="Arial" w:cs="Arial"/>
          <w:color w:val="273239"/>
          <w:spacing w:val="2"/>
          <w:sz w:val="26"/>
          <w:szCs w:val="26"/>
          <w:shd w:val="clear" w:color="auto" w:fill="FFFFFF"/>
        </w:rPr>
      </w:pPr>
    </w:p>
    <w:p w:rsidR="00EE6896" w:rsidRDefault="00EE6896">
      <w:pPr>
        <w:pStyle w:val="ListParagraph"/>
        <w:ind w:hanging="250"/>
        <w:rPr>
          <w:ins w:id="8" w:author="HP" w:date="2022-11-24T01:54:00Z"/>
          <w:rFonts w:ascii="Arial" w:hAnsi="Arial" w:cs="Arial"/>
          <w:b/>
          <w:color w:val="273239"/>
          <w:spacing w:val="2"/>
          <w:sz w:val="40"/>
          <w:szCs w:val="26"/>
          <w:u w:val="single"/>
          <w:shd w:val="clear" w:color="auto" w:fill="FFFFFF"/>
        </w:rPr>
        <w:pPrChange w:id="9" w:author="HP" w:date="2022-11-24T01:54:00Z">
          <w:pPr>
            <w:shd w:val="clear" w:color="auto" w:fill="FFFFFF"/>
            <w:spacing w:before="288" w:after="288" w:line="240" w:lineRule="auto"/>
            <w:jc w:val="both"/>
          </w:pPr>
        </w:pPrChange>
      </w:pPr>
      <w:ins w:id="10" w:author="HP" w:date="2022-11-24T01:53:00Z">
        <w:r w:rsidRPr="00EE6896">
          <w:rPr>
            <w:rFonts w:ascii="Arial" w:hAnsi="Arial" w:cs="Arial"/>
            <w:b/>
            <w:color w:val="273239"/>
            <w:spacing w:val="2"/>
            <w:sz w:val="40"/>
            <w:szCs w:val="26"/>
            <w:u w:val="single"/>
            <w:shd w:val="clear" w:color="auto" w:fill="FFFFFF"/>
            <w:rPrChange w:id="11" w:author="HP" w:date="2022-11-24T01:53:00Z">
              <w:rPr>
                <w:rFonts w:ascii="Arial" w:hAnsi="Arial" w:cs="Arial"/>
                <w:color w:val="273239"/>
                <w:spacing w:val="2"/>
                <w:sz w:val="26"/>
                <w:szCs w:val="26"/>
                <w:shd w:val="clear" w:color="auto" w:fill="FFFFFF"/>
              </w:rPr>
            </w:rPrChange>
          </w:rPr>
          <w:t>Naïve Base Accuracy Technique</w:t>
        </w:r>
      </w:ins>
    </w:p>
    <w:p w:rsidR="00EE6896" w:rsidRDefault="00EE6896">
      <w:pPr>
        <w:pStyle w:val="ListParagraph"/>
        <w:ind w:hanging="250"/>
        <w:rPr>
          <w:ins w:id="12" w:author="HP" w:date="2022-11-24T01:54:00Z"/>
          <w:rFonts w:ascii="Arial" w:hAnsi="Arial" w:cs="Arial"/>
          <w:b/>
          <w:color w:val="273239"/>
          <w:spacing w:val="2"/>
          <w:sz w:val="40"/>
          <w:szCs w:val="26"/>
          <w:u w:val="single"/>
          <w:shd w:val="clear" w:color="auto" w:fill="FFFFFF"/>
        </w:rPr>
        <w:pPrChange w:id="13" w:author="HP" w:date="2022-11-24T01:54:00Z">
          <w:pPr>
            <w:shd w:val="clear" w:color="auto" w:fill="FFFFFF"/>
            <w:spacing w:before="288" w:after="288" w:line="240" w:lineRule="auto"/>
            <w:jc w:val="both"/>
          </w:pPr>
        </w:pPrChange>
      </w:pPr>
    </w:p>
    <w:p w:rsidR="00EE6896" w:rsidRPr="00EE6896" w:rsidRDefault="00EE6896">
      <w:pPr>
        <w:pStyle w:val="p-margin"/>
        <w:shd w:val="clear" w:color="auto" w:fill="FFFFFF"/>
        <w:spacing w:before="0" w:beforeAutospacing="0"/>
        <w:jc w:val="both"/>
        <w:rPr>
          <w:ins w:id="14" w:author="HP" w:date="2022-11-24T01:54:00Z"/>
          <w:rFonts w:ascii="Arial" w:hAnsi="Arial" w:cs="Arial"/>
          <w:color w:val="05192D"/>
          <w:sz w:val="26"/>
          <w:szCs w:val="26"/>
          <w:rPrChange w:id="15" w:author="HP" w:date="2022-11-24T01:55:00Z">
            <w:rPr>
              <w:ins w:id="16" w:author="HP" w:date="2022-11-24T01:54:00Z"/>
              <w:rFonts w:ascii="Arial" w:hAnsi="Arial" w:cs="Arial"/>
              <w:color w:val="05192D"/>
            </w:rPr>
          </w:rPrChange>
        </w:rPr>
        <w:pPrChange w:id="17" w:author="HP" w:date="2022-11-24T01:54:00Z">
          <w:pPr>
            <w:pStyle w:val="p-margin"/>
            <w:shd w:val="clear" w:color="auto" w:fill="FFFFFF"/>
            <w:spacing w:before="0" w:beforeAutospacing="0"/>
          </w:pPr>
        </w:pPrChange>
      </w:pPr>
      <w:ins w:id="18" w:author="HP" w:date="2022-11-24T01:54:00Z">
        <w:r w:rsidRPr="00EE6896">
          <w:rPr>
            <w:rFonts w:ascii="Arial" w:hAnsi="Arial" w:cs="Arial"/>
            <w:color w:val="05192D"/>
            <w:sz w:val="26"/>
            <w:szCs w:val="26"/>
            <w:rPrChange w:id="19" w:author="HP" w:date="2022-11-24T01:55:00Z">
              <w:rPr>
                <w:rFonts w:ascii="Arial" w:hAnsi="Arial" w:cs="Arial"/>
                <w:color w:val="05192D"/>
              </w:rPr>
            </w:rPrChange>
          </w:rPr>
          <w:t>Naive Bayes is a statistical classification technique based on Bayes Theorem. It is one of the simplest supervised learning algorithms. Naive Bayes classifier is the fast, accurate and reliable algorithm. Naive Bayes classifiers have high accuracy and speed on large datasets.</w:t>
        </w:r>
      </w:ins>
    </w:p>
    <w:p w:rsidR="00EE6896" w:rsidRDefault="00EE6896">
      <w:pPr>
        <w:pStyle w:val="p-margin"/>
        <w:shd w:val="clear" w:color="auto" w:fill="FFFFFF"/>
        <w:spacing w:before="0" w:beforeAutospacing="0"/>
        <w:jc w:val="both"/>
        <w:rPr>
          <w:ins w:id="20" w:author="HP" w:date="2022-11-24T01:55:00Z"/>
          <w:rFonts w:ascii="Arial" w:hAnsi="Arial" w:cs="Arial"/>
          <w:color w:val="05192D"/>
          <w:sz w:val="26"/>
          <w:szCs w:val="26"/>
        </w:rPr>
        <w:pPrChange w:id="21" w:author="HP" w:date="2022-11-24T01:54:00Z">
          <w:pPr>
            <w:pStyle w:val="p-margin"/>
            <w:shd w:val="clear" w:color="auto" w:fill="FFFFFF"/>
            <w:spacing w:before="0" w:beforeAutospacing="0"/>
          </w:pPr>
        </w:pPrChange>
      </w:pPr>
      <w:ins w:id="22" w:author="HP" w:date="2022-11-24T01:54:00Z">
        <w:r w:rsidRPr="00EE6896">
          <w:rPr>
            <w:rFonts w:ascii="Arial" w:hAnsi="Arial" w:cs="Arial"/>
            <w:color w:val="05192D"/>
            <w:sz w:val="26"/>
            <w:szCs w:val="26"/>
            <w:rPrChange w:id="23" w:author="HP" w:date="2022-11-24T01:55:00Z">
              <w:rPr>
                <w:rFonts w:ascii="Arial" w:hAnsi="Arial" w:cs="Arial"/>
                <w:color w:val="05192D"/>
              </w:rPr>
            </w:rPrChange>
          </w:rPr>
          <w:t>Naive Bayes classifier assumes that the effect of a particular feature in a class is independent of other features. </w:t>
        </w:r>
      </w:ins>
    </w:p>
    <w:p w:rsidR="00EE6896" w:rsidRDefault="00EE6896">
      <w:pPr>
        <w:pStyle w:val="p-margin"/>
        <w:shd w:val="clear" w:color="auto" w:fill="FFFFFF"/>
        <w:spacing w:before="0" w:beforeAutospacing="0"/>
        <w:jc w:val="both"/>
        <w:rPr>
          <w:ins w:id="24" w:author="HP" w:date="2022-11-24T01:55:00Z"/>
          <w:rFonts w:ascii="Arial" w:hAnsi="Arial" w:cs="Arial"/>
          <w:color w:val="05192D"/>
          <w:sz w:val="26"/>
          <w:szCs w:val="26"/>
        </w:rPr>
        <w:pPrChange w:id="25" w:author="HP" w:date="2022-11-24T01:54:00Z">
          <w:pPr>
            <w:pStyle w:val="p-margin"/>
            <w:shd w:val="clear" w:color="auto" w:fill="FFFFFF"/>
            <w:spacing w:before="0" w:beforeAutospacing="0"/>
          </w:pPr>
        </w:pPrChange>
      </w:pPr>
      <w:ins w:id="26" w:author="HP" w:date="2022-11-24T01:55:00Z">
        <w:r w:rsidRPr="00EE6896">
          <w:rPr>
            <w:rFonts w:ascii="Arial" w:hAnsi="Arial" w:cs="Arial"/>
            <w:noProof/>
            <w:color w:val="05192D"/>
            <w:sz w:val="26"/>
            <w:szCs w:val="26"/>
            <w:rPrChange w:id="27">
              <w:rPr>
                <w:noProof/>
              </w:rPr>
            </w:rPrChange>
          </w:rPr>
          <w:drawing>
            <wp:inline distT="0" distB="0" distL="0" distR="0" wp14:anchorId="114F1AB4" wp14:editId="43526F72">
              <wp:extent cx="5696243" cy="1765391"/>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96243" cy="1765391"/>
                      </a:xfrm>
                      <a:prstGeom prst="rect">
                        <a:avLst/>
                      </a:prstGeom>
                    </pic:spPr>
                  </pic:pic>
                </a:graphicData>
              </a:graphic>
            </wp:inline>
          </w:drawing>
        </w:r>
      </w:ins>
    </w:p>
    <w:p w:rsidR="00EE6896" w:rsidRDefault="00EE6896">
      <w:pPr>
        <w:pStyle w:val="p-margin"/>
        <w:numPr>
          <w:ilvl w:val="0"/>
          <w:numId w:val="28"/>
        </w:numPr>
        <w:shd w:val="clear" w:color="auto" w:fill="FFFFFF"/>
        <w:spacing w:before="0" w:beforeAutospacing="0"/>
        <w:jc w:val="both"/>
        <w:rPr>
          <w:ins w:id="28" w:author="HP" w:date="2022-11-24T01:56:00Z"/>
          <w:rFonts w:ascii="Arial" w:hAnsi="Arial" w:cs="Arial"/>
          <w:b/>
          <w:color w:val="05192D"/>
          <w:sz w:val="40"/>
          <w:szCs w:val="26"/>
          <w:u w:val="single"/>
        </w:rPr>
        <w:pPrChange w:id="29" w:author="HP" w:date="2022-11-24T01:56:00Z">
          <w:pPr>
            <w:pStyle w:val="p-margin"/>
            <w:shd w:val="clear" w:color="auto" w:fill="FFFFFF"/>
            <w:spacing w:before="0" w:beforeAutospacing="0"/>
          </w:pPr>
        </w:pPrChange>
      </w:pPr>
      <w:ins w:id="30" w:author="HP" w:date="2022-11-24T01:55:00Z">
        <w:r w:rsidRPr="00EE6896">
          <w:rPr>
            <w:rFonts w:ascii="Arial" w:hAnsi="Arial" w:cs="Arial"/>
            <w:b/>
            <w:color w:val="05192D"/>
            <w:sz w:val="40"/>
            <w:szCs w:val="26"/>
            <w:u w:val="single"/>
            <w:rPrChange w:id="31" w:author="HP" w:date="2022-11-24T01:56:00Z">
              <w:rPr>
                <w:rFonts w:ascii="Arial" w:hAnsi="Arial" w:cs="Arial"/>
                <w:color w:val="05192D"/>
                <w:sz w:val="26"/>
                <w:szCs w:val="26"/>
              </w:rPr>
            </w:rPrChange>
          </w:rPr>
          <w:t>SVM</w:t>
        </w:r>
      </w:ins>
    </w:p>
    <w:p w:rsidR="00EE6896" w:rsidRDefault="00EE6896">
      <w:pPr>
        <w:pStyle w:val="p-margin"/>
        <w:shd w:val="clear" w:color="auto" w:fill="FFFFFF"/>
        <w:spacing w:before="0" w:beforeAutospacing="0"/>
        <w:jc w:val="both"/>
        <w:rPr>
          <w:ins w:id="32" w:author="HP" w:date="2022-11-24T01:57:00Z"/>
          <w:rFonts w:ascii="Georgia" w:hAnsi="Georgia"/>
          <w:color w:val="3D3D4E"/>
          <w:sz w:val="27"/>
          <w:szCs w:val="27"/>
          <w:shd w:val="clear" w:color="auto" w:fill="FFFFFF"/>
        </w:rPr>
        <w:pPrChange w:id="33" w:author="HP" w:date="2022-11-24T01:56:00Z">
          <w:pPr>
            <w:pStyle w:val="p-margin"/>
            <w:shd w:val="clear" w:color="auto" w:fill="FFFFFF"/>
            <w:spacing w:before="0" w:beforeAutospacing="0"/>
          </w:pPr>
        </w:pPrChange>
      </w:pPr>
      <w:ins w:id="34" w:author="HP" w:date="2022-11-24T01:57:00Z">
        <w:r>
          <w:rPr>
            <w:rStyle w:val="Strong"/>
            <w:rFonts w:ascii="Georgia" w:hAnsi="Georgia"/>
            <w:color w:val="3D3D4E"/>
            <w:sz w:val="27"/>
            <w:szCs w:val="27"/>
            <w:shd w:val="clear" w:color="auto" w:fill="FFFFFF"/>
          </w:rPr>
          <w:t>Support Vector Machine (SVM)</w:t>
        </w:r>
        <w:r>
          <w:rPr>
            <w:rFonts w:ascii="Georgia" w:hAnsi="Georgia"/>
            <w:color w:val="3D3D4E"/>
            <w:sz w:val="27"/>
            <w:szCs w:val="27"/>
            <w:shd w:val="clear" w:color="auto" w:fill="FFFFFF"/>
          </w:rPr>
          <w:t> is a simple, supervised machine learning algorithm. SVMs are used for both classification and regression problems.</w:t>
        </w:r>
      </w:ins>
    </w:p>
    <w:p w:rsidR="00EE6896" w:rsidRPr="00EE6896" w:rsidRDefault="00EE6896">
      <w:pPr>
        <w:pStyle w:val="pw-post-body-paragraph"/>
        <w:shd w:val="clear" w:color="auto" w:fill="FFFFFF"/>
        <w:spacing w:before="480" w:beforeAutospacing="0" w:after="0" w:afterAutospacing="0" w:line="480" w:lineRule="atLeast"/>
        <w:jc w:val="both"/>
        <w:rPr>
          <w:ins w:id="35" w:author="HP" w:date="2022-11-24T01:58:00Z"/>
          <w:rFonts w:ascii="Georgia" w:hAnsi="Georgia"/>
          <w:color w:val="292929"/>
          <w:spacing w:val="-1"/>
          <w:sz w:val="26"/>
          <w:szCs w:val="26"/>
          <w:rPrChange w:id="36" w:author="HP" w:date="2022-11-24T01:58:00Z">
            <w:rPr>
              <w:ins w:id="37" w:author="HP" w:date="2022-11-24T01:58:00Z"/>
              <w:rFonts w:ascii="Georgia" w:hAnsi="Georgia"/>
              <w:color w:val="292929"/>
              <w:spacing w:val="-1"/>
              <w:sz w:val="30"/>
              <w:szCs w:val="30"/>
            </w:rPr>
          </w:rPrChange>
        </w:rPr>
        <w:pPrChange w:id="38" w:author="HP" w:date="2022-11-24T01:58:00Z">
          <w:pPr>
            <w:pStyle w:val="pw-post-body-paragraph"/>
            <w:shd w:val="clear" w:color="auto" w:fill="FFFFFF"/>
            <w:spacing w:before="480" w:beforeAutospacing="0" w:after="0" w:afterAutospacing="0" w:line="480" w:lineRule="atLeast"/>
          </w:pPr>
        </w:pPrChange>
      </w:pPr>
      <w:ins w:id="39" w:author="HP" w:date="2022-11-24T01:58:00Z">
        <w:r w:rsidRPr="00EE6896">
          <w:rPr>
            <w:rFonts w:ascii="Georgia" w:hAnsi="Georgia"/>
            <w:color w:val="292929"/>
            <w:spacing w:val="-1"/>
            <w:sz w:val="26"/>
            <w:szCs w:val="26"/>
            <w:rPrChange w:id="40" w:author="HP" w:date="2022-11-24T01:58:00Z">
              <w:rPr>
                <w:rFonts w:ascii="Georgia" w:hAnsi="Georgia"/>
                <w:color w:val="292929"/>
                <w:spacing w:val="-1"/>
                <w:sz w:val="30"/>
                <w:szCs w:val="30"/>
              </w:rPr>
            </w:rPrChange>
          </w:rPr>
          <w:t>In the SVM algorithm, each point is represented as a data item within the n-dimensional space where the value of each feature is the value of a specific coordinate.</w:t>
        </w:r>
      </w:ins>
    </w:p>
    <w:p w:rsidR="00EE6896" w:rsidRDefault="00EE6896">
      <w:pPr>
        <w:pStyle w:val="pw-post-body-paragraph"/>
        <w:shd w:val="clear" w:color="auto" w:fill="FFFFFF"/>
        <w:spacing w:before="480" w:beforeAutospacing="0" w:after="0" w:afterAutospacing="0" w:line="480" w:lineRule="atLeast"/>
        <w:jc w:val="both"/>
        <w:rPr>
          <w:ins w:id="41" w:author="HP" w:date="2022-11-24T01:58:00Z"/>
          <w:rFonts w:ascii="Georgia" w:hAnsi="Georgia"/>
          <w:color w:val="292929"/>
          <w:spacing w:val="-1"/>
          <w:sz w:val="30"/>
          <w:szCs w:val="30"/>
        </w:rPr>
        <w:pPrChange w:id="42" w:author="HP" w:date="2022-11-24T01:58:00Z">
          <w:pPr>
            <w:pStyle w:val="pw-post-body-paragraph"/>
            <w:shd w:val="clear" w:color="auto" w:fill="FFFFFF"/>
            <w:spacing w:before="480" w:beforeAutospacing="0" w:after="0" w:afterAutospacing="0" w:line="480" w:lineRule="atLeast"/>
          </w:pPr>
        </w:pPrChange>
      </w:pPr>
      <w:ins w:id="43" w:author="HP" w:date="2022-11-24T01:58:00Z">
        <w:r w:rsidRPr="00EE6896">
          <w:rPr>
            <w:rFonts w:ascii="Georgia" w:hAnsi="Georgia"/>
            <w:color w:val="292929"/>
            <w:spacing w:val="-1"/>
            <w:sz w:val="26"/>
            <w:szCs w:val="26"/>
            <w:rPrChange w:id="44" w:author="HP" w:date="2022-11-24T01:58:00Z">
              <w:rPr>
                <w:rFonts w:ascii="Georgia" w:hAnsi="Georgia"/>
                <w:color w:val="292929"/>
                <w:spacing w:val="-1"/>
                <w:sz w:val="30"/>
                <w:szCs w:val="30"/>
              </w:rPr>
            </w:rPrChange>
          </w:rPr>
          <w:t>After plotting, classification has been performed by finding hype-plane which differentiates two classes. Refer below image to understand this concept</w:t>
        </w:r>
        <w:r>
          <w:rPr>
            <w:rFonts w:ascii="Georgia" w:hAnsi="Georgia"/>
            <w:color w:val="292929"/>
            <w:spacing w:val="-1"/>
            <w:sz w:val="30"/>
            <w:szCs w:val="30"/>
          </w:rPr>
          <w:t>.</w:t>
        </w:r>
      </w:ins>
    </w:p>
    <w:p w:rsidR="00EE6896" w:rsidRDefault="00EE6896">
      <w:pPr>
        <w:pStyle w:val="pw-post-body-paragraph"/>
        <w:shd w:val="clear" w:color="auto" w:fill="FFFFFF"/>
        <w:spacing w:before="480" w:beforeAutospacing="0" w:after="0" w:afterAutospacing="0" w:line="480" w:lineRule="atLeast"/>
        <w:jc w:val="both"/>
        <w:rPr>
          <w:ins w:id="45" w:author="HP" w:date="2022-11-24T01:58:00Z"/>
          <w:rFonts w:ascii="Georgia" w:hAnsi="Georgia"/>
          <w:color w:val="292929"/>
          <w:spacing w:val="-1"/>
          <w:sz w:val="30"/>
          <w:szCs w:val="30"/>
        </w:rPr>
        <w:pPrChange w:id="46" w:author="HP" w:date="2022-11-24T01:58:00Z">
          <w:pPr>
            <w:pStyle w:val="pw-post-body-paragraph"/>
            <w:shd w:val="clear" w:color="auto" w:fill="FFFFFF"/>
            <w:spacing w:before="480" w:beforeAutospacing="0" w:after="0" w:afterAutospacing="0" w:line="480" w:lineRule="atLeast"/>
          </w:pPr>
        </w:pPrChange>
      </w:pPr>
      <w:ins w:id="47" w:author="HP" w:date="2022-11-24T01:59:00Z">
        <w:r w:rsidRPr="00EE6896">
          <w:rPr>
            <w:rFonts w:ascii="Georgia" w:hAnsi="Georgia"/>
            <w:noProof/>
            <w:color w:val="292929"/>
            <w:spacing w:val="-1"/>
            <w:sz w:val="30"/>
            <w:szCs w:val="30"/>
            <w:rPrChange w:id="48">
              <w:rPr>
                <w:noProof/>
              </w:rPr>
            </w:rPrChange>
          </w:rPr>
          <w:drawing>
            <wp:inline distT="0" distB="0" distL="0" distR="0" wp14:anchorId="365C2ACA" wp14:editId="7084B032">
              <wp:extent cx="5651790" cy="1612983"/>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51790" cy="1612983"/>
                      </a:xfrm>
                      <a:prstGeom prst="rect">
                        <a:avLst/>
                      </a:prstGeom>
                    </pic:spPr>
                  </pic:pic>
                </a:graphicData>
              </a:graphic>
            </wp:inline>
          </w:drawing>
        </w:r>
      </w:ins>
    </w:p>
    <w:p w:rsidR="00EE6896" w:rsidRPr="00EE6896" w:rsidRDefault="00EE6896">
      <w:pPr>
        <w:pStyle w:val="p-margin"/>
        <w:shd w:val="clear" w:color="auto" w:fill="FFFFFF"/>
        <w:spacing w:before="0" w:beforeAutospacing="0"/>
        <w:jc w:val="both"/>
        <w:rPr>
          <w:ins w:id="49" w:author="HP" w:date="2022-11-24T01:54:00Z"/>
          <w:rFonts w:ascii="Arial" w:hAnsi="Arial" w:cs="Arial"/>
          <w:b/>
          <w:color w:val="05192D"/>
          <w:sz w:val="40"/>
          <w:szCs w:val="26"/>
          <w:u w:val="single"/>
          <w:rPrChange w:id="50" w:author="HP" w:date="2022-11-24T01:56:00Z">
            <w:rPr>
              <w:ins w:id="51" w:author="HP" w:date="2022-11-24T01:54:00Z"/>
              <w:rFonts w:ascii="Arial" w:hAnsi="Arial" w:cs="Arial"/>
              <w:color w:val="05192D"/>
            </w:rPr>
          </w:rPrChange>
        </w:rPr>
        <w:pPrChange w:id="52" w:author="HP" w:date="2022-11-24T01:56:00Z">
          <w:pPr>
            <w:pStyle w:val="p-margin"/>
            <w:shd w:val="clear" w:color="auto" w:fill="FFFFFF"/>
            <w:spacing w:before="0" w:beforeAutospacing="0"/>
          </w:pPr>
        </w:pPrChange>
      </w:pPr>
    </w:p>
    <w:p w:rsidR="00C82C6C" w:rsidRPr="00EE6896" w:rsidDel="00B56015" w:rsidRDefault="00C82C6C">
      <w:pPr>
        <w:pStyle w:val="ListParagraph"/>
        <w:numPr>
          <w:ilvl w:val="0"/>
          <w:numId w:val="33"/>
        </w:numPr>
        <w:rPr>
          <w:del w:id="53" w:author="HP" w:date="2022-11-24T01:40:00Z"/>
          <w:rFonts w:ascii="Arial" w:hAnsi="Arial" w:cs="Arial"/>
          <w:b/>
          <w:color w:val="273239"/>
          <w:spacing w:val="2"/>
          <w:sz w:val="40"/>
          <w:szCs w:val="26"/>
          <w:u w:val="single"/>
          <w:shd w:val="clear" w:color="auto" w:fill="FFFFFF"/>
          <w:rPrChange w:id="54" w:author="HP" w:date="2022-11-24T01:53:00Z">
            <w:rPr>
              <w:del w:id="55" w:author="HP" w:date="2022-11-24T01:40:00Z"/>
              <w:rFonts w:ascii="Arial" w:hAnsi="Arial" w:cs="Arial"/>
              <w:color w:val="273239"/>
              <w:spacing w:val="2"/>
              <w:sz w:val="26"/>
              <w:szCs w:val="26"/>
              <w:shd w:val="clear" w:color="auto" w:fill="FFFFFF"/>
            </w:rPr>
          </w:rPrChange>
        </w:rPr>
        <w:pPrChange w:id="56" w:author="HP" w:date="2022-11-24T01:54:00Z">
          <w:pPr>
            <w:shd w:val="clear" w:color="auto" w:fill="FFFFFF"/>
            <w:spacing w:before="288" w:after="288" w:line="240" w:lineRule="auto"/>
            <w:jc w:val="both"/>
          </w:pPr>
        </w:pPrChange>
      </w:pPr>
      <w:del w:id="57" w:author="HP" w:date="2022-11-24T01:52:00Z">
        <w:r w:rsidRPr="00EE6896" w:rsidDel="00EE6896">
          <w:rPr>
            <w:rFonts w:ascii="Arial" w:hAnsi="Arial" w:cs="Arial"/>
            <w:b/>
            <w:color w:val="273239"/>
            <w:spacing w:val="2"/>
            <w:sz w:val="40"/>
            <w:szCs w:val="26"/>
            <w:u w:val="single"/>
            <w:shd w:val="clear" w:color="auto" w:fill="FFFFFF"/>
            <w:rPrChange w:id="58" w:author="HP" w:date="2022-11-24T01:53:00Z">
              <w:rPr>
                <w:rFonts w:ascii="Arial" w:hAnsi="Arial" w:cs="Arial"/>
                <w:color w:val="273239"/>
                <w:spacing w:val="2"/>
                <w:sz w:val="26"/>
                <w:szCs w:val="26"/>
                <w:shd w:val="clear" w:color="auto" w:fill="FFFFFF"/>
              </w:rPr>
            </w:rPrChange>
          </w:rPr>
          <w:delText>recall = (TP) / (</w:delText>
        </w:r>
      </w:del>
      <w:del w:id="59" w:author="HP" w:date="2022-11-24T01:40:00Z">
        <w:r w:rsidRPr="00EE6896" w:rsidDel="00B56015">
          <w:rPr>
            <w:rFonts w:ascii="Arial" w:hAnsi="Arial" w:cs="Arial"/>
            <w:b/>
            <w:color w:val="273239"/>
            <w:spacing w:val="2"/>
            <w:sz w:val="40"/>
            <w:szCs w:val="26"/>
            <w:u w:val="single"/>
            <w:shd w:val="clear" w:color="auto" w:fill="FFFFFF"/>
            <w:rPrChange w:id="60" w:author="HP" w:date="2022-11-24T01:53:00Z">
              <w:rPr>
                <w:rFonts w:ascii="Arial" w:hAnsi="Arial" w:cs="Arial"/>
                <w:color w:val="273239"/>
                <w:spacing w:val="2"/>
                <w:sz w:val="26"/>
                <w:szCs w:val="26"/>
                <w:shd w:val="clear" w:color="auto" w:fill="FFFFFF"/>
              </w:rPr>
            </w:rPrChange>
          </w:rPr>
          <w:delText>TP+FN)</w:delText>
        </w:r>
      </w:del>
    </w:p>
    <w:p w:rsidR="00C82C6C" w:rsidDel="00B56015" w:rsidRDefault="00C82C6C">
      <w:pPr>
        <w:pStyle w:val="ListParagraph"/>
        <w:rPr>
          <w:del w:id="61" w:author="HP" w:date="2022-11-24T01:40:00Z"/>
          <w:sz w:val="26"/>
          <w:shd w:val="clear" w:color="auto" w:fill="FFFFFF"/>
        </w:rPr>
        <w:pPrChange w:id="62" w:author="HP" w:date="2022-11-24T01:53:00Z">
          <w:pPr>
            <w:shd w:val="clear" w:color="auto" w:fill="FFFFFF"/>
            <w:spacing w:before="288" w:after="288" w:line="240" w:lineRule="auto"/>
            <w:jc w:val="both"/>
          </w:pPr>
        </w:pPrChange>
      </w:pPr>
      <w:del w:id="63" w:author="HP" w:date="2022-11-24T01:40:00Z">
        <w:r w:rsidRPr="00C82C6C" w:rsidDel="00B56015">
          <w:rPr>
            <w:noProof/>
            <w:sz w:val="26"/>
            <w:shd w:val="clear" w:color="auto" w:fill="FFFFFF"/>
            <w:rPrChange w:id="64">
              <w:rPr>
                <w:noProof/>
              </w:rPr>
            </w:rPrChange>
          </w:rPr>
          <w:drawing>
            <wp:inline distT="0" distB="0" distL="0" distR="0" wp14:anchorId="1604529E" wp14:editId="3EE239DC">
              <wp:extent cx="2453114" cy="1519796"/>
              <wp:effectExtent l="0" t="0" r="444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52194" cy="1519226"/>
                      </a:xfrm>
                      <a:prstGeom prst="rect">
                        <a:avLst/>
                      </a:prstGeom>
                    </pic:spPr>
                  </pic:pic>
                </a:graphicData>
              </a:graphic>
            </wp:inline>
          </w:drawing>
        </w:r>
      </w:del>
    </w:p>
    <w:p w:rsidR="00B56015" w:rsidDel="00B56015" w:rsidRDefault="00B56015">
      <w:pPr>
        <w:pStyle w:val="ListParagraph"/>
        <w:rPr>
          <w:del w:id="65" w:author="HP" w:date="2022-11-24T01:40:00Z"/>
          <w:sz w:val="26"/>
          <w:shd w:val="clear" w:color="auto" w:fill="FFFFFF"/>
        </w:rPr>
        <w:pPrChange w:id="66" w:author="HP" w:date="2022-11-24T01:53:00Z">
          <w:pPr>
            <w:shd w:val="clear" w:color="auto" w:fill="FFFFFF"/>
            <w:spacing w:before="288" w:after="288" w:line="240" w:lineRule="auto"/>
            <w:jc w:val="both"/>
          </w:pPr>
        </w:pPrChange>
      </w:pPr>
    </w:p>
    <w:p w:rsidR="00B56015" w:rsidRPr="00B56015" w:rsidRDefault="00B56015">
      <w:pPr>
        <w:pStyle w:val="ListParagraph"/>
        <w:ind w:hanging="250"/>
        <w:rPr>
          <w:sz w:val="26"/>
          <w:shd w:val="clear" w:color="auto" w:fill="FFFFFF"/>
          <w:rPrChange w:id="67" w:author="HP" w:date="2022-11-24T01:40:00Z">
            <w:rPr>
              <w:rFonts w:ascii="Arial" w:hAnsi="Arial" w:cs="Arial"/>
              <w:color w:val="273239"/>
              <w:spacing w:val="2"/>
              <w:sz w:val="26"/>
              <w:szCs w:val="26"/>
              <w:shd w:val="clear" w:color="auto" w:fill="FFFFFF"/>
            </w:rPr>
          </w:rPrChange>
        </w:rPr>
        <w:pPrChange w:id="68" w:author="HP" w:date="2022-11-24T01:54:00Z">
          <w:pPr>
            <w:shd w:val="clear" w:color="auto" w:fill="FFFFFF"/>
            <w:spacing w:before="288" w:after="288" w:line="240" w:lineRule="auto"/>
            <w:jc w:val="both"/>
          </w:pPr>
        </w:pPrChange>
      </w:pPr>
      <w:del w:id="69" w:author="HP" w:date="2022-11-24T01:40:00Z">
        <w:r w:rsidDel="00B56015">
          <w:rPr>
            <w:sz w:val="26"/>
            <w:shd w:val="clear" w:color="auto" w:fill="FFFFFF"/>
          </w:rPr>
          <w:delText xml:space="preserve">Naive </w:delText>
        </w:r>
      </w:del>
    </w:p>
    <w:p w:rsidR="00C82C6C" w:rsidRPr="00C82C6C" w:rsidRDefault="00C82C6C" w:rsidP="00C82C6C">
      <w:pPr>
        <w:shd w:val="clear" w:color="auto" w:fill="FFFFFF"/>
        <w:spacing w:before="288" w:after="288" w:line="240" w:lineRule="auto"/>
        <w:jc w:val="both"/>
        <w:rPr>
          <w:rFonts w:ascii="Arial" w:hAnsi="Arial" w:cs="Arial"/>
          <w:color w:val="273239"/>
          <w:spacing w:val="2"/>
          <w:sz w:val="26"/>
          <w:szCs w:val="26"/>
          <w:shd w:val="clear" w:color="auto" w:fill="FFFFFF"/>
        </w:rPr>
      </w:pPr>
    </w:p>
    <w:p w:rsidR="00C82C6C" w:rsidRPr="00C82C6C" w:rsidRDefault="00C82C6C" w:rsidP="00C82C6C">
      <w:pPr>
        <w:jc w:val="both"/>
        <w:rPr>
          <w:rFonts w:cstheme="minorHAnsi"/>
          <w:b/>
          <w:color w:val="273239"/>
          <w:spacing w:val="2"/>
          <w:sz w:val="40"/>
          <w:szCs w:val="26"/>
          <w:u w:val="single"/>
          <w:shd w:val="clear" w:color="auto" w:fill="FFFFFF"/>
        </w:rPr>
      </w:pPr>
    </w:p>
    <w:p w:rsidR="00F82B37" w:rsidRPr="00F82B37" w:rsidRDefault="00F82B37" w:rsidP="00F82B37">
      <w:pPr>
        <w:jc w:val="both"/>
        <w:rPr>
          <w:rFonts w:cstheme="minorHAnsi"/>
          <w:color w:val="273239"/>
          <w:spacing w:val="2"/>
          <w:sz w:val="26"/>
          <w:szCs w:val="26"/>
          <w:shd w:val="clear" w:color="auto" w:fill="FFFFFF"/>
        </w:rPr>
      </w:pPr>
    </w:p>
    <w:p w:rsidR="00BF7A6E" w:rsidRPr="00BF7A6E" w:rsidRDefault="00BF7A6E" w:rsidP="00BF7A6E">
      <w:pPr>
        <w:jc w:val="both"/>
        <w:rPr>
          <w:rFonts w:cstheme="minorHAnsi"/>
          <w:color w:val="273239"/>
          <w:spacing w:val="2"/>
          <w:sz w:val="26"/>
          <w:szCs w:val="26"/>
          <w:shd w:val="clear" w:color="auto" w:fill="FFFFFF"/>
        </w:rPr>
      </w:pPr>
    </w:p>
    <w:p w:rsidR="00BF7A6E" w:rsidRDefault="00BF7A6E" w:rsidP="00BF7A6E">
      <w:pPr>
        <w:jc w:val="both"/>
        <w:rPr>
          <w:rFonts w:cstheme="minorHAnsi"/>
          <w:b/>
          <w:color w:val="273239"/>
          <w:spacing w:val="2"/>
          <w:sz w:val="40"/>
          <w:szCs w:val="26"/>
          <w:u w:val="single"/>
          <w:shd w:val="clear" w:color="auto" w:fill="FFFFFF"/>
        </w:rPr>
      </w:pPr>
    </w:p>
    <w:p w:rsidR="00182124" w:rsidRPr="00BF7A6E" w:rsidRDefault="00BF7A6E" w:rsidP="00BF7A6E">
      <w:pPr>
        <w:jc w:val="both"/>
        <w:rPr>
          <w:rFonts w:cstheme="minorHAnsi"/>
          <w:b/>
          <w:color w:val="273239"/>
          <w:spacing w:val="2"/>
          <w:sz w:val="40"/>
          <w:szCs w:val="26"/>
          <w:u w:val="single"/>
          <w:shd w:val="clear" w:color="auto" w:fill="FFFFFF"/>
        </w:rPr>
      </w:pPr>
      <w:r w:rsidRPr="00BF7A6E">
        <w:rPr>
          <w:rFonts w:cstheme="minorHAnsi"/>
          <w:b/>
          <w:color w:val="273239"/>
          <w:spacing w:val="2"/>
          <w:sz w:val="40"/>
          <w:szCs w:val="26"/>
          <w:u w:val="single"/>
          <w:shd w:val="clear" w:color="auto" w:fill="FFFFFF"/>
        </w:rPr>
        <w:t xml:space="preserve"> </w:t>
      </w:r>
    </w:p>
    <w:p w:rsidR="00182124" w:rsidRDefault="00182124" w:rsidP="00182124">
      <w:pPr>
        <w:jc w:val="both"/>
        <w:rPr>
          <w:rFonts w:cstheme="minorHAnsi"/>
          <w:b/>
          <w:color w:val="273239"/>
          <w:spacing w:val="2"/>
          <w:sz w:val="40"/>
          <w:szCs w:val="26"/>
          <w:u w:val="single"/>
          <w:shd w:val="clear" w:color="auto" w:fill="FFFFFF"/>
        </w:rPr>
      </w:pPr>
    </w:p>
    <w:p w:rsidR="00BF7A6E" w:rsidRDefault="00BF7A6E" w:rsidP="00182124">
      <w:pPr>
        <w:jc w:val="both"/>
        <w:rPr>
          <w:rFonts w:cstheme="minorHAnsi"/>
          <w:b/>
          <w:color w:val="273239"/>
          <w:spacing w:val="2"/>
          <w:sz w:val="40"/>
          <w:szCs w:val="26"/>
          <w:u w:val="single"/>
          <w:shd w:val="clear" w:color="auto" w:fill="FFFFFF"/>
        </w:rPr>
      </w:pPr>
    </w:p>
    <w:p w:rsidR="00991871" w:rsidRPr="00182124" w:rsidRDefault="00991871" w:rsidP="00182124">
      <w:pPr>
        <w:jc w:val="both"/>
        <w:rPr>
          <w:rFonts w:cstheme="minorHAnsi"/>
          <w:b/>
          <w:color w:val="273239"/>
          <w:spacing w:val="2"/>
          <w:sz w:val="40"/>
          <w:szCs w:val="26"/>
          <w:u w:val="single"/>
          <w:shd w:val="clear" w:color="auto" w:fill="FFFFFF"/>
        </w:rPr>
      </w:pPr>
    </w:p>
    <w:p w:rsidR="00182124" w:rsidRPr="00182124" w:rsidRDefault="00182124" w:rsidP="00182124">
      <w:pPr>
        <w:jc w:val="both"/>
        <w:rPr>
          <w:rFonts w:cstheme="minorHAnsi"/>
          <w:b/>
          <w:spacing w:val="-1"/>
          <w:sz w:val="40"/>
          <w:szCs w:val="26"/>
          <w:u w:val="single"/>
          <w:shd w:val="clear" w:color="auto" w:fill="FFFFFF"/>
        </w:rPr>
      </w:pPr>
    </w:p>
    <w:p w:rsidR="00182124" w:rsidRDefault="00182124" w:rsidP="002217BA">
      <w:pPr>
        <w:jc w:val="both"/>
        <w:rPr>
          <w:rFonts w:cstheme="minorHAnsi"/>
          <w:b/>
          <w:spacing w:val="-1"/>
          <w:sz w:val="26"/>
          <w:szCs w:val="26"/>
          <w:u w:val="single"/>
          <w:shd w:val="clear" w:color="auto" w:fill="FFFFFF"/>
        </w:rPr>
      </w:pPr>
    </w:p>
    <w:p w:rsidR="00182124" w:rsidRPr="00182124" w:rsidRDefault="00182124" w:rsidP="002217BA">
      <w:pPr>
        <w:jc w:val="both"/>
        <w:rPr>
          <w:rFonts w:cstheme="minorHAnsi"/>
          <w:b/>
          <w:spacing w:val="-1"/>
          <w:sz w:val="26"/>
          <w:szCs w:val="26"/>
          <w:u w:val="single"/>
          <w:shd w:val="clear" w:color="auto" w:fill="FFFFFF"/>
        </w:rPr>
      </w:pPr>
    </w:p>
    <w:p w:rsidR="00F45E49" w:rsidRPr="00F45E49" w:rsidRDefault="00F45E49" w:rsidP="00F45E49">
      <w:pPr>
        <w:shd w:val="clear" w:color="auto" w:fill="FFFFFE"/>
        <w:spacing w:line="285" w:lineRule="atLeast"/>
        <w:rPr>
          <w:rFonts w:eastAsia="Times New Roman" w:cstheme="minorHAnsi"/>
          <w:color w:val="000000"/>
          <w:sz w:val="26"/>
          <w:szCs w:val="26"/>
        </w:rPr>
      </w:pPr>
    </w:p>
    <w:p w:rsidR="00F44174" w:rsidRPr="00EC797D" w:rsidRDefault="00F44174" w:rsidP="00EC797D">
      <w:pPr>
        <w:shd w:val="clear" w:color="auto" w:fill="FFFFFE"/>
        <w:spacing w:line="285" w:lineRule="atLeast"/>
        <w:rPr>
          <w:rFonts w:eastAsia="Times New Roman" w:cstheme="minorHAnsi"/>
          <w:color w:val="000000"/>
          <w:sz w:val="28"/>
          <w:szCs w:val="28"/>
        </w:rPr>
      </w:pPr>
    </w:p>
    <w:p w:rsidR="00EC797D" w:rsidRDefault="00EC797D" w:rsidP="00B72812">
      <w:pPr>
        <w:shd w:val="clear" w:color="auto" w:fill="FFFFFE"/>
        <w:spacing w:after="0" w:line="285" w:lineRule="atLeast"/>
        <w:rPr>
          <w:rFonts w:eastAsia="Times New Roman" w:cstheme="minorHAnsi"/>
          <w:color w:val="000000"/>
          <w:sz w:val="28"/>
          <w:szCs w:val="28"/>
        </w:rPr>
      </w:pPr>
    </w:p>
    <w:p w:rsidR="00EC797D" w:rsidRDefault="00EC797D" w:rsidP="00B72812">
      <w:pPr>
        <w:shd w:val="clear" w:color="auto" w:fill="FFFFFE"/>
        <w:spacing w:after="0" w:line="285" w:lineRule="atLeast"/>
        <w:rPr>
          <w:rFonts w:eastAsia="Times New Roman" w:cstheme="minorHAnsi"/>
          <w:color w:val="000000"/>
          <w:sz w:val="28"/>
          <w:szCs w:val="28"/>
        </w:rPr>
      </w:pPr>
    </w:p>
    <w:p w:rsidR="00EC797D" w:rsidRDefault="00EC797D" w:rsidP="00B72812">
      <w:pPr>
        <w:shd w:val="clear" w:color="auto" w:fill="FFFFFE"/>
        <w:spacing w:after="0" w:line="285" w:lineRule="atLeast"/>
        <w:rPr>
          <w:rFonts w:eastAsia="Times New Roman" w:cstheme="minorHAnsi"/>
          <w:color w:val="000000"/>
          <w:sz w:val="28"/>
          <w:szCs w:val="28"/>
        </w:rPr>
      </w:pPr>
    </w:p>
    <w:p w:rsidR="00EC797D" w:rsidRDefault="00EC797D" w:rsidP="00B72812">
      <w:pPr>
        <w:shd w:val="clear" w:color="auto" w:fill="FFFFFE"/>
        <w:spacing w:after="0" w:line="285" w:lineRule="atLeast"/>
        <w:rPr>
          <w:rFonts w:eastAsia="Times New Roman" w:cstheme="minorHAnsi"/>
          <w:color w:val="000000"/>
          <w:sz w:val="28"/>
          <w:szCs w:val="28"/>
        </w:rPr>
      </w:pPr>
    </w:p>
    <w:p w:rsidR="00EC797D" w:rsidRPr="00EC797D" w:rsidRDefault="00EC797D" w:rsidP="00B72812">
      <w:pPr>
        <w:shd w:val="clear" w:color="auto" w:fill="FFFFFE"/>
        <w:spacing w:after="0" w:line="285" w:lineRule="atLeast"/>
        <w:rPr>
          <w:rFonts w:eastAsia="Times New Roman" w:cstheme="minorHAnsi"/>
          <w:color w:val="000000"/>
          <w:sz w:val="28"/>
          <w:szCs w:val="28"/>
        </w:rPr>
      </w:pPr>
    </w:p>
    <w:p w:rsidR="00EC797D" w:rsidRPr="00B72812" w:rsidRDefault="00EC797D" w:rsidP="00B72812">
      <w:pPr>
        <w:shd w:val="clear" w:color="auto" w:fill="FFFFFE"/>
        <w:spacing w:after="0" w:line="285" w:lineRule="atLeast"/>
        <w:rPr>
          <w:rFonts w:ascii="Courier New" w:eastAsia="Times New Roman" w:hAnsi="Courier New" w:cs="Courier New"/>
          <w:color w:val="000000"/>
          <w:sz w:val="21"/>
          <w:szCs w:val="21"/>
        </w:rPr>
      </w:pPr>
    </w:p>
    <w:p w:rsidR="00B72812" w:rsidRDefault="00B72812" w:rsidP="0043083B">
      <w:pPr>
        <w:shd w:val="clear" w:color="auto" w:fill="FFFFFE"/>
        <w:spacing w:after="0" w:line="285" w:lineRule="atLeast"/>
        <w:rPr>
          <w:rFonts w:ascii="Arial Unicode MS" w:eastAsia="Arial Unicode MS" w:hAnsi="Arial Unicode MS" w:cs="Arial Unicode MS"/>
          <w:color w:val="000000"/>
          <w:sz w:val="24"/>
          <w:szCs w:val="24"/>
        </w:rPr>
      </w:pPr>
    </w:p>
    <w:p w:rsidR="00B72812" w:rsidRDefault="00B72812" w:rsidP="0043083B">
      <w:pPr>
        <w:shd w:val="clear" w:color="auto" w:fill="FFFFFE"/>
        <w:spacing w:after="0" w:line="285" w:lineRule="atLeast"/>
        <w:rPr>
          <w:rFonts w:ascii="Arial Unicode MS" w:eastAsia="Arial Unicode MS" w:hAnsi="Arial Unicode MS" w:cs="Arial Unicode MS"/>
          <w:color w:val="000000"/>
          <w:sz w:val="24"/>
          <w:szCs w:val="24"/>
        </w:rPr>
      </w:pPr>
    </w:p>
    <w:p w:rsidR="00B72812" w:rsidRPr="00B72812" w:rsidRDefault="00B72812" w:rsidP="0043083B">
      <w:pPr>
        <w:shd w:val="clear" w:color="auto" w:fill="FFFFFE"/>
        <w:spacing w:after="0" w:line="285" w:lineRule="atLeast"/>
        <w:rPr>
          <w:rFonts w:ascii="Arial Unicode MS" w:eastAsia="Arial Unicode MS" w:hAnsi="Arial Unicode MS" w:cs="Arial Unicode MS"/>
          <w:color w:val="000000"/>
          <w:sz w:val="24"/>
          <w:szCs w:val="24"/>
        </w:rPr>
      </w:pPr>
    </w:p>
    <w:p w:rsidR="0043083B" w:rsidRPr="0043083B" w:rsidRDefault="0043083B" w:rsidP="0043083B">
      <w:pPr>
        <w:shd w:val="clear" w:color="auto" w:fill="FFFFFE"/>
        <w:spacing w:after="0" w:line="285" w:lineRule="atLeast"/>
        <w:rPr>
          <w:rFonts w:ascii="Arial Unicode MS" w:eastAsia="Arial Unicode MS" w:hAnsi="Arial Unicode MS" w:cs="Arial Unicode MS"/>
          <w:color w:val="000000"/>
          <w:sz w:val="24"/>
          <w:szCs w:val="24"/>
        </w:rPr>
      </w:pPr>
      <w:r w:rsidRPr="00B72812">
        <w:rPr>
          <w:rFonts w:ascii="Arial Unicode MS" w:eastAsia="Arial Unicode MS" w:hAnsi="Arial Unicode MS" w:cs="Arial Unicode MS"/>
          <w:color w:val="000000"/>
          <w:sz w:val="24"/>
          <w:szCs w:val="24"/>
        </w:rPr>
        <w:t xml:space="preserve"> </w:t>
      </w:r>
    </w:p>
    <w:p w:rsidR="0043083B" w:rsidRPr="0043083B" w:rsidRDefault="0043083B" w:rsidP="0043083B">
      <w:pPr>
        <w:rPr>
          <w:rFonts w:ascii="Georgia" w:hAnsi="Georgia"/>
          <w:b/>
          <w:bCs/>
          <w:color w:val="292929"/>
          <w:spacing w:val="-1"/>
          <w:sz w:val="36"/>
          <w:szCs w:val="36"/>
          <w:u w:val="single"/>
          <w:shd w:val="clear" w:color="auto" w:fill="FFFFFF"/>
        </w:rPr>
      </w:pPr>
    </w:p>
    <w:p w:rsidR="0067253C" w:rsidRPr="00306644" w:rsidRDefault="0067253C" w:rsidP="009B6BB6">
      <w:pPr>
        <w:rPr>
          <w:b/>
          <w:bCs/>
          <w:sz w:val="32"/>
          <w:szCs w:val="32"/>
          <w:u w:val="single"/>
        </w:rPr>
      </w:pPr>
    </w:p>
    <w:p w:rsidR="009B6BB6" w:rsidRPr="009B6BB6" w:rsidRDefault="009B6BB6" w:rsidP="009B6BB6">
      <w:pPr>
        <w:rPr>
          <w:b/>
          <w:bCs/>
          <w:sz w:val="36"/>
          <w:szCs w:val="36"/>
          <w:u w:val="single"/>
        </w:rPr>
      </w:pPr>
    </w:p>
    <w:p w:rsidR="009B6BB6" w:rsidRDefault="009B6BB6" w:rsidP="009B6BB6">
      <w:pPr>
        <w:rPr>
          <w:b/>
          <w:bCs/>
          <w:sz w:val="36"/>
          <w:szCs w:val="36"/>
          <w:u w:val="single"/>
        </w:rPr>
      </w:pPr>
    </w:p>
    <w:p w:rsidR="009B6BB6" w:rsidRPr="009B6BB6" w:rsidRDefault="009B6BB6" w:rsidP="009B6BB6">
      <w:pPr>
        <w:rPr>
          <w:b/>
          <w:bCs/>
          <w:sz w:val="36"/>
          <w:szCs w:val="36"/>
          <w:u w:val="single"/>
        </w:rPr>
      </w:pPr>
    </w:p>
    <w:p w:rsidR="00607FB2" w:rsidRPr="00CA0C31" w:rsidRDefault="00607FB2" w:rsidP="00034036">
      <w:pPr>
        <w:jc w:val="center"/>
        <w:rPr>
          <w:b/>
          <w:bCs/>
          <w:sz w:val="28"/>
          <w:szCs w:val="28"/>
        </w:rPr>
      </w:pPr>
    </w:p>
    <w:sectPr w:rsidR="00607FB2" w:rsidRPr="00CA0C31" w:rsidSect="00354EBB">
      <w:pgSz w:w="12240" w:h="15840"/>
      <w:pgMar w:top="1440" w:right="1440" w:bottom="1440" w:left="1440" w:header="720" w:footer="720" w:gutter="0"/>
      <w:pgBorders>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78F7" w:rsidRDefault="000A78F7" w:rsidP="009A352D">
      <w:pPr>
        <w:spacing w:after="0" w:line="240" w:lineRule="auto"/>
      </w:pPr>
      <w:r>
        <w:separator/>
      </w:r>
    </w:p>
  </w:endnote>
  <w:endnote w:type="continuationSeparator" w:id="0">
    <w:p w:rsidR="000A78F7" w:rsidRDefault="000A78F7" w:rsidP="009A3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Times New Roman"/>
    <w:charset w:val="00"/>
    <w:family w:val="auto"/>
    <w:pitch w:val="variable"/>
    <w:sig w:usb0="00000001"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78F7" w:rsidRDefault="000A78F7" w:rsidP="009A352D">
      <w:pPr>
        <w:spacing w:after="0" w:line="240" w:lineRule="auto"/>
      </w:pPr>
      <w:r>
        <w:separator/>
      </w:r>
    </w:p>
  </w:footnote>
  <w:footnote w:type="continuationSeparator" w:id="0">
    <w:p w:rsidR="000A78F7" w:rsidRDefault="000A78F7" w:rsidP="009A35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3pt;height:11.3pt" o:bullet="t">
        <v:imagedata r:id="rId1" o:title="mso99C5"/>
      </v:shape>
    </w:pict>
  </w:numPicBullet>
  <w:abstractNum w:abstractNumId="0">
    <w:nsid w:val="027333E9"/>
    <w:multiLevelType w:val="hybridMultilevel"/>
    <w:tmpl w:val="C46008D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A8045D"/>
    <w:multiLevelType w:val="hybridMultilevel"/>
    <w:tmpl w:val="016A956C"/>
    <w:lvl w:ilvl="0" w:tplc="F160B220">
      <w:start w:val="1"/>
      <w:numFmt w:val="bullet"/>
      <w:lvlText w:val=""/>
      <w:lvlJc w:val="left"/>
      <w:pPr>
        <w:tabs>
          <w:tab w:val="num" w:pos="720"/>
        </w:tabs>
        <w:ind w:left="720" w:hanging="360"/>
      </w:pPr>
      <w:rPr>
        <w:rFonts w:ascii="Wingdings" w:hAnsi="Wingdings" w:hint="default"/>
      </w:rPr>
    </w:lvl>
    <w:lvl w:ilvl="1" w:tplc="29C6F8B6" w:tentative="1">
      <w:start w:val="1"/>
      <w:numFmt w:val="bullet"/>
      <w:lvlText w:val=""/>
      <w:lvlJc w:val="left"/>
      <w:pPr>
        <w:tabs>
          <w:tab w:val="num" w:pos="1440"/>
        </w:tabs>
        <w:ind w:left="1440" w:hanging="360"/>
      </w:pPr>
      <w:rPr>
        <w:rFonts w:ascii="Wingdings" w:hAnsi="Wingdings" w:hint="default"/>
      </w:rPr>
    </w:lvl>
    <w:lvl w:ilvl="2" w:tplc="F6EEAAF6" w:tentative="1">
      <w:start w:val="1"/>
      <w:numFmt w:val="bullet"/>
      <w:lvlText w:val=""/>
      <w:lvlJc w:val="left"/>
      <w:pPr>
        <w:tabs>
          <w:tab w:val="num" w:pos="2160"/>
        </w:tabs>
        <w:ind w:left="2160" w:hanging="360"/>
      </w:pPr>
      <w:rPr>
        <w:rFonts w:ascii="Wingdings" w:hAnsi="Wingdings" w:hint="default"/>
      </w:rPr>
    </w:lvl>
    <w:lvl w:ilvl="3" w:tplc="202CBA9C" w:tentative="1">
      <w:start w:val="1"/>
      <w:numFmt w:val="bullet"/>
      <w:lvlText w:val=""/>
      <w:lvlJc w:val="left"/>
      <w:pPr>
        <w:tabs>
          <w:tab w:val="num" w:pos="2880"/>
        </w:tabs>
        <w:ind w:left="2880" w:hanging="360"/>
      </w:pPr>
      <w:rPr>
        <w:rFonts w:ascii="Wingdings" w:hAnsi="Wingdings" w:hint="default"/>
      </w:rPr>
    </w:lvl>
    <w:lvl w:ilvl="4" w:tplc="A934B0C2" w:tentative="1">
      <w:start w:val="1"/>
      <w:numFmt w:val="bullet"/>
      <w:lvlText w:val=""/>
      <w:lvlJc w:val="left"/>
      <w:pPr>
        <w:tabs>
          <w:tab w:val="num" w:pos="3600"/>
        </w:tabs>
        <w:ind w:left="3600" w:hanging="360"/>
      </w:pPr>
      <w:rPr>
        <w:rFonts w:ascii="Wingdings" w:hAnsi="Wingdings" w:hint="default"/>
      </w:rPr>
    </w:lvl>
    <w:lvl w:ilvl="5" w:tplc="757C799A" w:tentative="1">
      <w:start w:val="1"/>
      <w:numFmt w:val="bullet"/>
      <w:lvlText w:val=""/>
      <w:lvlJc w:val="left"/>
      <w:pPr>
        <w:tabs>
          <w:tab w:val="num" w:pos="4320"/>
        </w:tabs>
        <w:ind w:left="4320" w:hanging="360"/>
      </w:pPr>
      <w:rPr>
        <w:rFonts w:ascii="Wingdings" w:hAnsi="Wingdings" w:hint="default"/>
      </w:rPr>
    </w:lvl>
    <w:lvl w:ilvl="6" w:tplc="8A4AB834" w:tentative="1">
      <w:start w:val="1"/>
      <w:numFmt w:val="bullet"/>
      <w:lvlText w:val=""/>
      <w:lvlJc w:val="left"/>
      <w:pPr>
        <w:tabs>
          <w:tab w:val="num" w:pos="5040"/>
        </w:tabs>
        <w:ind w:left="5040" w:hanging="360"/>
      </w:pPr>
      <w:rPr>
        <w:rFonts w:ascii="Wingdings" w:hAnsi="Wingdings" w:hint="default"/>
      </w:rPr>
    </w:lvl>
    <w:lvl w:ilvl="7" w:tplc="1E68E39A" w:tentative="1">
      <w:start w:val="1"/>
      <w:numFmt w:val="bullet"/>
      <w:lvlText w:val=""/>
      <w:lvlJc w:val="left"/>
      <w:pPr>
        <w:tabs>
          <w:tab w:val="num" w:pos="5760"/>
        </w:tabs>
        <w:ind w:left="5760" w:hanging="360"/>
      </w:pPr>
      <w:rPr>
        <w:rFonts w:ascii="Wingdings" w:hAnsi="Wingdings" w:hint="default"/>
      </w:rPr>
    </w:lvl>
    <w:lvl w:ilvl="8" w:tplc="494A06D4" w:tentative="1">
      <w:start w:val="1"/>
      <w:numFmt w:val="bullet"/>
      <w:lvlText w:val=""/>
      <w:lvlJc w:val="left"/>
      <w:pPr>
        <w:tabs>
          <w:tab w:val="num" w:pos="6480"/>
        </w:tabs>
        <w:ind w:left="6480" w:hanging="360"/>
      </w:pPr>
      <w:rPr>
        <w:rFonts w:ascii="Wingdings" w:hAnsi="Wingdings" w:hint="default"/>
      </w:rPr>
    </w:lvl>
  </w:abstractNum>
  <w:abstractNum w:abstractNumId="2">
    <w:nsid w:val="0C5669D3"/>
    <w:multiLevelType w:val="hybridMultilevel"/>
    <w:tmpl w:val="0EBC9CE8"/>
    <w:lvl w:ilvl="0" w:tplc="F756319A">
      <w:start w:val="1"/>
      <w:numFmt w:val="bullet"/>
      <w:lvlText w:val=""/>
      <w:lvlJc w:val="left"/>
      <w:pPr>
        <w:tabs>
          <w:tab w:val="num" w:pos="720"/>
        </w:tabs>
        <w:ind w:left="720" w:hanging="360"/>
      </w:pPr>
      <w:rPr>
        <w:rFonts w:ascii="Wingdings" w:hAnsi="Wingdings" w:hint="default"/>
      </w:rPr>
    </w:lvl>
    <w:lvl w:ilvl="1" w:tplc="33EE8E7A" w:tentative="1">
      <w:start w:val="1"/>
      <w:numFmt w:val="bullet"/>
      <w:lvlText w:val=""/>
      <w:lvlJc w:val="left"/>
      <w:pPr>
        <w:tabs>
          <w:tab w:val="num" w:pos="1440"/>
        </w:tabs>
        <w:ind w:left="1440" w:hanging="360"/>
      </w:pPr>
      <w:rPr>
        <w:rFonts w:ascii="Wingdings" w:hAnsi="Wingdings" w:hint="default"/>
      </w:rPr>
    </w:lvl>
    <w:lvl w:ilvl="2" w:tplc="5FD01366" w:tentative="1">
      <w:start w:val="1"/>
      <w:numFmt w:val="bullet"/>
      <w:lvlText w:val=""/>
      <w:lvlJc w:val="left"/>
      <w:pPr>
        <w:tabs>
          <w:tab w:val="num" w:pos="2160"/>
        </w:tabs>
        <w:ind w:left="2160" w:hanging="360"/>
      </w:pPr>
      <w:rPr>
        <w:rFonts w:ascii="Wingdings" w:hAnsi="Wingdings" w:hint="default"/>
      </w:rPr>
    </w:lvl>
    <w:lvl w:ilvl="3" w:tplc="9C5E4DBC" w:tentative="1">
      <w:start w:val="1"/>
      <w:numFmt w:val="bullet"/>
      <w:lvlText w:val=""/>
      <w:lvlJc w:val="left"/>
      <w:pPr>
        <w:tabs>
          <w:tab w:val="num" w:pos="2880"/>
        </w:tabs>
        <w:ind w:left="2880" w:hanging="360"/>
      </w:pPr>
      <w:rPr>
        <w:rFonts w:ascii="Wingdings" w:hAnsi="Wingdings" w:hint="default"/>
      </w:rPr>
    </w:lvl>
    <w:lvl w:ilvl="4" w:tplc="95927876" w:tentative="1">
      <w:start w:val="1"/>
      <w:numFmt w:val="bullet"/>
      <w:lvlText w:val=""/>
      <w:lvlJc w:val="left"/>
      <w:pPr>
        <w:tabs>
          <w:tab w:val="num" w:pos="3600"/>
        </w:tabs>
        <w:ind w:left="3600" w:hanging="360"/>
      </w:pPr>
      <w:rPr>
        <w:rFonts w:ascii="Wingdings" w:hAnsi="Wingdings" w:hint="default"/>
      </w:rPr>
    </w:lvl>
    <w:lvl w:ilvl="5" w:tplc="C2606410" w:tentative="1">
      <w:start w:val="1"/>
      <w:numFmt w:val="bullet"/>
      <w:lvlText w:val=""/>
      <w:lvlJc w:val="left"/>
      <w:pPr>
        <w:tabs>
          <w:tab w:val="num" w:pos="4320"/>
        </w:tabs>
        <w:ind w:left="4320" w:hanging="360"/>
      </w:pPr>
      <w:rPr>
        <w:rFonts w:ascii="Wingdings" w:hAnsi="Wingdings" w:hint="default"/>
      </w:rPr>
    </w:lvl>
    <w:lvl w:ilvl="6" w:tplc="535C7E62" w:tentative="1">
      <w:start w:val="1"/>
      <w:numFmt w:val="bullet"/>
      <w:lvlText w:val=""/>
      <w:lvlJc w:val="left"/>
      <w:pPr>
        <w:tabs>
          <w:tab w:val="num" w:pos="5040"/>
        </w:tabs>
        <w:ind w:left="5040" w:hanging="360"/>
      </w:pPr>
      <w:rPr>
        <w:rFonts w:ascii="Wingdings" w:hAnsi="Wingdings" w:hint="default"/>
      </w:rPr>
    </w:lvl>
    <w:lvl w:ilvl="7" w:tplc="1A544E6A" w:tentative="1">
      <w:start w:val="1"/>
      <w:numFmt w:val="bullet"/>
      <w:lvlText w:val=""/>
      <w:lvlJc w:val="left"/>
      <w:pPr>
        <w:tabs>
          <w:tab w:val="num" w:pos="5760"/>
        </w:tabs>
        <w:ind w:left="5760" w:hanging="360"/>
      </w:pPr>
      <w:rPr>
        <w:rFonts w:ascii="Wingdings" w:hAnsi="Wingdings" w:hint="default"/>
      </w:rPr>
    </w:lvl>
    <w:lvl w:ilvl="8" w:tplc="B4B4029C" w:tentative="1">
      <w:start w:val="1"/>
      <w:numFmt w:val="bullet"/>
      <w:lvlText w:val=""/>
      <w:lvlJc w:val="left"/>
      <w:pPr>
        <w:tabs>
          <w:tab w:val="num" w:pos="6480"/>
        </w:tabs>
        <w:ind w:left="6480" w:hanging="360"/>
      </w:pPr>
      <w:rPr>
        <w:rFonts w:ascii="Wingdings" w:hAnsi="Wingdings" w:hint="default"/>
      </w:rPr>
    </w:lvl>
  </w:abstractNum>
  <w:abstractNum w:abstractNumId="3">
    <w:nsid w:val="0D1D394E"/>
    <w:multiLevelType w:val="hybridMultilevel"/>
    <w:tmpl w:val="CDB67C5A"/>
    <w:lvl w:ilvl="0" w:tplc="54C20E0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3A0A36"/>
    <w:multiLevelType w:val="hybridMultilevel"/>
    <w:tmpl w:val="BD8C1E7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D664D5"/>
    <w:multiLevelType w:val="hybridMultilevel"/>
    <w:tmpl w:val="3E3002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3A3A46"/>
    <w:multiLevelType w:val="hybridMultilevel"/>
    <w:tmpl w:val="8F2C284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8D4CAA"/>
    <w:multiLevelType w:val="hybridMultilevel"/>
    <w:tmpl w:val="C32AC6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A64C49"/>
    <w:multiLevelType w:val="hybridMultilevel"/>
    <w:tmpl w:val="9D1CB8C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3C3669"/>
    <w:multiLevelType w:val="hybridMultilevel"/>
    <w:tmpl w:val="1A4C574E"/>
    <w:lvl w:ilvl="0" w:tplc="A6908F16">
      <w:start w:val="1"/>
      <w:numFmt w:val="decimal"/>
      <w:lvlText w:val="%1."/>
      <w:lvlJc w:val="left"/>
      <w:pPr>
        <w:ind w:left="784" w:hanging="280"/>
      </w:pPr>
      <w:rPr>
        <w:rFonts w:ascii="Times New Roman" w:eastAsia="Times New Roman" w:hAnsi="Times New Roman" w:cs="Times New Roman" w:hint="default"/>
        <w:color w:val="000009"/>
        <w:spacing w:val="-1"/>
        <w:w w:val="100"/>
        <w:sz w:val="28"/>
        <w:szCs w:val="28"/>
        <w:lang w:val="en-US" w:eastAsia="en-US" w:bidi="ar-SA"/>
      </w:rPr>
    </w:lvl>
    <w:lvl w:ilvl="1" w:tplc="CC6E1D06">
      <w:numFmt w:val="bullet"/>
      <w:lvlText w:val="•"/>
      <w:lvlJc w:val="left"/>
      <w:pPr>
        <w:ind w:left="1760" w:hanging="280"/>
      </w:pPr>
      <w:rPr>
        <w:lang w:val="en-US" w:eastAsia="en-US" w:bidi="ar-SA"/>
      </w:rPr>
    </w:lvl>
    <w:lvl w:ilvl="2" w:tplc="E368BC22">
      <w:numFmt w:val="bullet"/>
      <w:lvlText w:val="•"/>
      <w:lvlJc w:val="left"/>
      <w:pPr>
        <w:ind w:left="2740" w:hanging="280"/>
      </w:pPr>
      <w:rPr>
        <w:lang w:val="en-US" w:eastAsia="en-US" w:bidi="ar-SA"/>
      </w:rPr>
    </w:lvl>
    <w:lvl w:ilvl="3" w:tplc="0582A944">
      <w:numFmt w:val="bullet"/>
      <w:lvlText w:val="•"/>
      <w:lvlJc w:val="left"/>
      <w:pPr>
        <w:ind w:left="3720" w:hanging="280"/>
      </w:pPr>
      <w:rPr>
        <w:lang w:val="en-US" w:eastAsia="en-US" w:bidi="ar-SA"/>
      </w:rPr>
    </w:lvl>
    <w:lvl w:ilvl="4" w:tplc="FF6EEBDE">
      <w:numFmt w:val="bullet"/>
      <w:lvlText w:val="•"/>
      <w:lvlJc w:val="left"/>
      <w:pPr>
        <w:ind w:left="4700" w:hanging="280"/>
      </w:pPr>
      <w:rPr>
        <w:lang w:val="en-US" w:eastAsia="en-US" w:bidi="ar-SA"/>
      </w:rPr>
    </w:lvl>
    <w:lvl w:ilvl="5" w:tplc="21587F12">
      <w:numFmt w:val="bullet"/>
      <w:lvlText w:val="•"/>
      <w:lvlJc w:val="left"/>
      <w:pPr>
        <w:ind w:left="5680" w:hanging="280"/>
      </w:pPr>
      <w:rPr>
        <w:lang w:val="en-US" w:eastAsia="en-US" w:bidi="ar-SA"/>
      </w:rPr>
    </w:lvl>
    <w:lvl w:ilvl="6" w:tplc="4246E0AA">
      <w:numFmt w:val="bullet"/>
      <w:lvlText w:val="•"/>
      <w:lvlJc w:val="left"/>
      <w:pPr>
        <w:ind w:left="6660" w:hanging="280"/>
      </w:pPr>
      <w:rPr>
        <w:lang w:val="en-US" w:eastAsia="en-US" w:bidi="ar-SA"/>
      </w:rPr>
    </w:lvl>
    <w:lvl w:ilvl="7" w:tplc="7F44FA5E">
      <w:numFmt w:val="bullet"/>
      <w:lvlText w:val="•"/>
      <w:lvlJc w:val="left"/>
      <w:pPr>
        <w:ind w:left="7640" w:hanging="280"/>
      </w:pPr>
      <w:rPr>
        <w:lang w:val="en-US" w:eastAsia="en-US" w:bidi="ar-SA"/>
      </w:rPr>
    </w:lvl>
    <w:lvl w:ilvl="8" w:tplc="6BF65060">
      <w:numFmt w:val="bullet"/>
      <w:lvlText w:val="•"/>
      <w:lvlJc w:val="left"/>
      <w:pPr>
        <w:ind w:left="8620" w:hanging="280"/>
      </w:pPr>
      <w:rPr>
        <w:lang w:val="en-US" w:eastAsia="en-US" w:bidi="ar-SA"/>
      </w:rPr>
    </w:lvl>
  </w:abstractNum>
  <w:abstractNum w:abstractNumId="10">
    <w:nsid w:val="1F7054B7"/>
    <w:multiLevelType w:val="hybridMultilevel"/>
    <w:tmpl w:val="5100D254"/>
    <w:lvl w:ilvl="0" w:tplc="C9C4E8B0">
      <w:start w:val="1"/>
      <w:numFmt w:val="upp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1">
    <w:nsid w:val="248D7033"/>
    <w:multiLevelType w:val="hybridMultilevel"/>
    <w:tmpl w:val="6A7E0404"/>
    <w:lvl w:ilvl="0" w:tplc="54C20E0E">
      <w:start w:val="1"/>
      <w:numFmt w:val="bullet"/>
      <w:lvlText w:val=""/>
      <w:lvlJc w:val="left"/>
      <w:pPr>
        <w:tabs>
          <w:tab w:val="num" w:pos="720"/>
        </w:tabs>
        <w:ind w:left="720" w:hanging="360"/>
      </w:pPr>
      <w:rPr>
        <w:rFonts w:ascii="Wingdings" w:hAnsi="Wingdings" w:hint="default"/>
      </w:rPr>
    </w:lvl>
    <w:lvl w:ilvl="1" w:tplc="6EA4F354" w:tentative="1">
      <w:start w:val="1"/>
      <w:numFmt w:val="bullet"/>
      <w:lvlText w:val=""/>
      <w:lvlJc w:val="left"/>
      <w:pPr>
        <w:tabs>
          <w:tab w:val="num" w:pos="1440"/>
        </w:tabs>
        <w:ind w:left="1440" w:hanging="360"/>
      </w:pPr>
      <w:rPr>
        <w:rFonts w:ascii="Wingdings" w:hAnsi="Wingdings" w:hint="default"/>
      </w:rPr>
    </w:lvl>
    <w:lvl w:ilvl="2" w:tplc="60121284" w:tentative="1">
      <w:start w:val="1"/>
      <w:numFmt w:val="bullet"/>
      <w:lvlText w:val=""/>
      <w:lvlJc w:val="left"/>
      <w:pPr>
        <w:tabs>
          <w:tab w:val="num" w:pos="2160"/>
        </w:tabs>
        <w:ind w:left="2160" w:hanging="360"/>
      </w:pPr>
      <w:rPr>
        <w:rFonts w:ascii="Wingdings" w:hAnsi="Wingdings" w:hint="default"/>
      </w:rPr>
    </w:lvl>
    <w:lvl w:ilvl="3" w:tplc="9094E672" w:tentative="1">
      <w:start w:val="1"/>
      <w:numFmt w:val="bullet"/>
      <w:lvlText w:val=""/>
      <w:lvlJc w:val="left"/>
      <w:pPr>
        <w:tabs>
          <w:tab w:val="num" w:pos="2880"/>
        </w:tabs>
        <w:ind w:left="2880" w:hanging="360"/>
      </w:pPr>
      <w:rPr>
        <w:rFonts w:ascii="Wingdings" w:hAnsi="Wingdings" w:hint="default"/>
      </w:rPr>
    </w:lvl>
    <w:lvl w:ilvl="4" w:tplc="3C6AFB30" w:tentative="1">
      <w:start w:val="1"/>
      <w:numFmt w:val="bullet"/>
      <w:lvlText w:val=""/>
      <w:lvlJc w:val="left"/>
      <w:pPr>
        <w:tabs>
          <w:tab w:val="num" w:pos="3600"/>
        </w:tabs>
        <w:ind w:left="3600" w:hanging="360"/>
      </w:pPr>
      <w:rPr>
        <w:rFonts w:ascii="Wingdings" w:hAnsi="Wingdings" w:hint="default"/>
      </w:rPr>
    </w:lvl>
    <w:lvl w:ilvl="5" w:tplc="FE8AA890" w:tentative="1">
      <w:start w:val="1"/>
      <w:numFmt w:val="bullet"/>
      <w:lvlText w:val=""/>
      <w:lvlJc w:val="left"/>
      <w:pPr>
        <w:tabs>
          <w:tab w:val="num" w:pos="4320"/>
        </w:tabs>
        <w:ind w:left="4320" w:hanging="360"/>
      </w:pPr>
      <w:rPr>
        <w:rFonts w:ascii="Wingdings" w:hAnsi="Wingdings" w:hint="default"/>
      </w:rPr>
    </w:lvl>
    <w:lvl w:ilvl="6" w:tplc="416AF0D0" w:tentative="1">
      <w:start w:val="1"/>
      <w:numFmt w:val="bullet"/>
      <w:lvlText w:val=""/>
      <w:lvlJc w:val="left"/>
      <w:pPr>
        <w:tabs>
          <w:tab w:val="num" w:pos="5040"/>
        </w:tabs>
        <w:ind w:left="5040" w:hanging="360"/>
      </w:pPr>
      <w:rPr>
        <w:rFonts w:ascii="Wingdings" w:hAnsi="Wingdings" w:hint="default"/>
      </w:rPr>
    </w:lvl>
    <w:lvl w:ilvl="7" w:tplc="1EC85F3C" w:tentative="1">
      <w:start w:val="1"/>
      <w:numFmt w:val="bullet"/>
      <w:lvlText w:val=""/>
      <w:lvlJc w:val="left"/>
      <w:pPr>
        <w:tabs>
          <w:tab w:val="num" w:pos="5760"/>
        </w:tabs>
        <w:ind w:left="5760" w:hanging="360"/>
      </w:pPr>
      <w:rPr>
        <w:rFonts w:ascii="Wingdings" w:hAnsi="Wingdings" w:hint="default"/>
      </w:rPr>
    </w:lvl>
    <w:lvl w:ilvl="8" w:tplc="DFE28C62" w:tentative="1">
      <w:start w:val="1"/>
      <w:numFmt w:val="bullet"/>
      <w:lvlText w:val=""/>
      <w:lvlJc w:val="left"/>
      <w:pPr>
        <w:tabs>
          <w:tab w:val="num" w:pos="6480"/>
        </w:tabs>
        <w:ind w:left="6480" w:hanging="360"/>
      </w:pPr>
      <w:rPr>
        <w:rFonts w:ascii="Wingdings" w:hAnsi="Wingdings" w:hint="default"/>
      </w:rPr>
    </w:lvl>
  </w:abstractNum>
  <w:abstractNum w:abstractNumId="12">
    <w:nsid w:val="3048696C"/>
    <w:multiLevelType w:val="hybridMultilevel"/>
    <w:tmpl w:val="2274007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9018EE"/>
    <w:multiLevelType w:val="hybridMultilevel"/>
    <w:tmpl w:val="2B501C6C"/>
    <w:lvl w:ilvl="0" w:tplc="C64A8E4E">
      <w:start w:val="1"/>
      <w:numFmt w:val="bullet"/>
      <w:lvlText w:val=""/>
      <w:lvlJc w:val="left"/>
      <w:pPr>
        <w:tabs>
          <w:tab w:val="num" w:pos="720"/>
        </w:tabs>
        <w:ind w:left="720" w:hanging="360"/>
      </w:pPr>
      <w:rPr>
        <w:rFonts w:ascii="Wingdings" w:hAnsi="Wingdings" w:hint="default"/>
      </w:rPr>
    </w:lvl>
    <w:lvl w:ilvl="1" w:tplc="BB2060EC" w:tentative="1">
      <w:start w:val="1"/>
      <w:numFmt w:val="bullet"/>
      <w:lvlText w:val=""/>
      <w:lvlJc w:val="left"/>
      <w:pPr>
        <w:tabs>
          <w:tab w:val="num" w:pos="1440"/>
        </w:tabs>
        <w:ind w:left="1440" w:hanging="360"/>
      </w:pPr>
      <w:rPr>
        <w:rFonts w:ascii="Wingdings" w:hAnsi="Wingdings" w:hint="default"/>
      </w:rPr>
    </w:lvl>
    <w:lvl w:ilvl="2" w:tplc="D9AC2262" w:tentative="1">
      <w:start w:val="1"/>
      <w:numFmt w:val="bullet"/>
      <w:lvlText w:val=""/>
      <w:lvlJc w:val="left"/>
      <w:pPr>
        <w:tabs>
          <w:tab w:val="num" w:pos="2160"/>
        </w:tabs>
        <w:ind w:left="2160" w:hanging="360"/>
      </w:pPr>
      <w:rPr>
        <w:rFonts w:ascii="Wingdings" w:hAnsi="Wingdings" w:hint="default"/>
      </w:rPr>
    </w:lvl>
    <w:lvl w:ilvl="3" w:tplc="7EB464E8" w:tentative="1">
      <w:start w:val="1"/>
      <w:numFmt w:val="bullet"/>
      <w:lvlText w:val=""/>
      <w:lvlJc w:val="left"/>
      <w:pPr>
        <w:tabs>
          <w:tab w:val="num" w:pos="2880"/>
        </w:tabs>
        <w:ind w:left="2880" w:hanging="360"/>
      </w:pPr>
      <w:rPr>
        <w:rFonts w:ascii="Wingdings" w:hAnsi="Wingdings" w:hint="default"/>
      </w:rPr>
    </w:lvl>
    <w:lvl w:ilvl="4" w:tplc="82928298" w:tentative="1">
      <w:start w:val="1"/>
      <w:numFmt w:val="bullet"/>
      <w:lvlText w:val=""/>
      <w:lvlJc w:val="left"/>
      <w:pPr>
        <w:tabs>
          <w:tab w:val="num" w:pos="3600"/>
        </w:tabs>
        <w:ind w:left="3600" w:hanging="360"/>
      </w:pPr>
      <w:rPr>
        <w:rFonts w:ascii="Wingdings" w:hAnsi="Wingdings" w:hint="default"/>
      </w:rPr>
    </w:lvl>
    <w:lvl w:ilvl="5" w:tplc="657A4E0A" w:tentative="1">
      <w:start w:val="1"/>
      <w:numFmt w:val="bullet"/>
      <w:lvlText w:val=""/>
      <w:lvlJc w:val="left"/>
      <w:pPr>
        <w:tabs>
          <w:tab w:val="num" w:pos="4320"/>
        </w:tabs>
        <w:ind w:left="4320" w:hanging="360"/>
      </w:pPr>
      <w:rPr>
        <w:rFonts w:ascii="Wingdings" w:hAnsi="Wingdings" w:hint="default"/>
      </w:rPr>
    </w:lvl>
    <w:lvl w:ilvl="6" w:tplc="6B24E6CC" w:tentative="1">
      <w:start w:val="1"/>
      <w:numFmt w:val="bullet"/>
      <w:lvlText w:val=""/>
      <w:lvlJc w:val="left"/>
      <w:pPr>
        <w:tabs>
          <w:tab w:val="num" w:pos="5040"/>
        </w:tabs>
        <w:ind w:left="5040" w:hanging="360"/>
      </w:pPr>
      <w:rPr>
        <w:rFonts w:ascii="Wingdings" w:hAnsi="Wingdings" w:hint="default"/>
      </w:rPr>
    </w:lvl>
    <w:lvl w:ilvl="7" w:tplc="CE3C6BB4" w:tentative="1">
      <w:start w:val="1"/>
      <w:numFmt w:val="bullet"/>
      <w:lvlText w:val=""/>
      <w:lvlJc w:val="left"/>
      <w:pPr>
        <w:tabs>
          <w:tab w:val="num" w:pos="5760"/>
        </w:tabs>
        <w:ind w:left="5760" w:hanging="360"/>
      </w:pPr>
      <w:rPr>
        <w:rFonts w:ascii="Wingdings" w:hAnsi="Wingdings" w:hint="default"/>
      </w:rPr>
    </w:lvl>
    <w:lvl w:ilvl="8" w:tplc="5722227C" w:tentative="1">
      <w:start w:val="1"/>
      <w:numFmt w:val="bullet"/>
      <w:lvlText w:val=""/>
      <w:lvlJc w:val="left"/>
      <w:pPr>
        <w:tabs>
          <w:tab w:val="num" w:pos="6480"/>
        </w:tabs>
        <w:ind w:left="6480" w:hanging="360"/>
      </w:pPr>
      <w:rPr>
        <w:rFonts w:ascii="Wingdings" w:hAnsi="Wingdings" w:hint="default"/>
      </w:rPr>
    </w:lvl>
  </w:abstractNum>
  <w:abstractNum w:abstractNumId="14">
    <w:nsid w:val="41686C6A"/>
    <w:multiLevelType w:val="hybridMultilevel"/>
    <w:tmpl w:val="E6306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894239"/>
    <w:multiLevelType w:val="hybridMultilevel"/>
    <w:tmpl w:val="7870E6E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A51D1C"/>
    <w:multiLevelType w:val="hybridMultilevel"/>
    <w:tmpl w:val="DEF87FC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D416B6"/>
    <w:multiLevelType w:val="hybridMultilevel"/>
    <w:tmpl w:val="152446CC"/>
    <w:lvl w:ilvl="0" w:tplc="04090005">
      <w:start w:val="1"/>
      <w:numFmt w:val="bullet"/>
      <w:lvlText w:val=""/>
      <w:lvlJc w:val="left"/>
      <w:pPr>
        <w:ind w:left="1229" w:hanging="360"/>
      </w:pPr>
      <w:rPr>
        <w:rFonts w:ascii="Wingdings" w:hAnsi="Wingdings" w:hint="default"/>
      </w:rPr>
    </w:lvl>
    <w:lvl w:ilvl="1" w:tplc="04090003" w:tentative="1">
      <w:start w:val="1"/>
      <w:numFmt w:val="bullet"/>
      <w:lvlText w:val="o"/>
      <w:lvlJc w:val="left"/>
      <w:pPr>
        <w:ind w:left="1949" w:hanging="360"/>
      </w:pPr>
      <w:rPr>
        <w:rFonts w:ascii="Courier New" w:hAnsi="Courier New" w:cs="Courier New" w:hint="default"/>
      </w:rPr>
    </w:lvl>
    <w:lvl w:ilvl="2" w:tplc="04090005" w:tentative="1">
      <w:start w:val="1"/>
      <w:numFmt w:val="bullet"/>
      <w:lvlText w:val=""/>
      <w:lvlJc w:val="left"/>
      <w:pPr>
        <w:ind w:left="2669" w:hanging="360"/>
      </w:pPr>
      <w:rPr>
        <w:rFonts w:ascii="Wingdings" w:hAnsi="Wingdings" w:hint="default"/>
      </w:rPr>
    </w:lvl>
    <w:lvl w:ilvl="3" w:tplc="04090001" w:tentative="1">
      <w:start w:val="1"/>
      <w:numFmt w:val="bullet"/>
      <w:lvlText w:val=""/>
      <w:lvlJc w:val="left"/>
      <w:pPr>
        <w:ind w:left="3389" w:hanging="360"/>
      </w:pPr>
      <w:rPr>
        <w:rFonts w:ascii="Symbol" w:hAnsi="Symbol" w:hint="default"/>
      </w:rPr>
    </w:lvl>
    <w:lvl w:ilvl="4" w:tplc="04090003" w:tentative="1">
      <w:start w:val="1"/>
      <w:numFmt w:val="bullet"/>
      <w:lvlText w:val="o"/>
      <w:lvlJc w:val="left"/>
      <w:pPr>
        <w:ind w:left="4109" w:hanging="360"/>
      </w:pPr>
      <w:rPr>
        <w:rFonts w:ascii="Courier New" w:hAnsi="Courier New" w:cs="Courier New" w:hint="default"/>
      </w:rPr>
    </w:lvl>
    <w:lvl w:ilvl="5" w:tplc="04090005" w:tentative="1">
      <w:start w:val="1"/>
      <w:numFmt w:val="bullet"/>
      <w:lvlText w:val=""/>
      <w:lvlJc w:val="left"/>
      <w:pPr>
        <w:ind w:left="4829" w:hanging="360"/>
      </w:pPr>
      <w:rPr>
        <w:rFonts w:ascii="Wingdings" w:hAnsi="Wingdings" w:hint="default"/>
      </w:rPr>
    </w:lvl>
    <w:lvl w:ilvl="6" w:tplc="04090001" w:tentative="1">
      <w:start w:val="1"/>
      <w:numFmt w:val="bullet"/>
      <w:lvlText w:val=""/>
      <w:lvlJc w:val="left"/>
      <w:pPr>
        <w:ind w:left="5549" w:hanging="360"/>
      </w:pPr>
      <w:rPr>
        <w:rFonts w:ascii="Symbol" w:hAnsi="Symbol" w:hint="default"/>
      </w:rPr>
    </w:lvl>
    <w:lvl w:ilvl="7" w:tplc="04090003" w:tentative="1">
      <w:start w:val="1"/>
      <w:numFmt w:val="bullet"/>
      <w:lvlText w:val="o"/>
      <w:lvlJc w:val="left"/>
      <w:pPr>
        <w:ind w:left="6269" w:hanging="360"/>
      </w:pPr>
      <w:rPr>
        <w:rFonts w:ascii="Courier New" w:hAnsi="Courier New" w:cs="Courier New" w:hint="default"/>
      </w:rPr>
    </w:lvl>
    <w:lvl w:ilvl="8" w:tplc="04090005" w:tentative="1">
      <w:start w:val="1"/>
      <w:numFmt w:val="bullet"/>
      <w:lvlText w:val=""/>
      <w:lvlJc w:val="left"/>
      <w:pPr>
        <w:ind w:left="6989" w:hanging="360"/>
      </w:pPr>
      <w:rPr>
        <w:rFonts w:ascii="Wingdings" w:hAnsi="Wingdings" w:hint="default"/>
      </w:rPr>
    </w:lvl>
  </w:abstractNum>
  <w:abstractNum w:abstractNumId="18">
    <w:nsid w:val="52030AC2"/>
    <w:multiLevelType w:val="hybridMultilevel"/>
    <w:tmpl w:val="B4080BD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124BC5"/>
    <w:multiLevelType w:val="hybridMultilevel"/>
    <w:tmpl w:val="ECE2428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AF63FD"/>
    <w:multiLevelType w:val="hybridMultilevel"/>
    <w:tmpl w:val="69404FBE"/>
    <w:lvl w:ilvl="0" w:tplc="04090007">
      <w:start w:val="1"/>
      <w:numFmt w:val="bullet"/>
      <w:lvlText w:val=""/>
      <w:lvlPicBulletId w:val="0"/>
      <w:lvlJc w:val="left"/>
      <w:pPr>
        <w:ind w:left="999" w:hanging="360"/>
      </w:pPr>
      <w:rPr>
        <w:rFonts w:ascii="Symbol" w:hAnsi="Symbol" w:hint="default"/>
      </w:rPr>
    </w:lvl>
    <w:lvl w:ilvl="1" w:tplc="04090003" w:tentative="1">
      <w:start w:val="1"/>
      <w:numFmt w:val="bullet"/>
      <w:lvlText w:val="o"/>
      <w:lvlJc w:val="left"/>
      <w:pPr>
        <w:ind w:left="1719" w:hanging="360"/>
      </w:pPr>
      <w:rPr>
        <w:rFonts w:ascii="Courier New" w:hAnsi="Courier New" w:cs="Courier New" w:hint="default"/>
      </w:rPr>
    </w:lvl>
    <w:lvl w:ilvl="2" w:tplc="04090005" w:tentative="1">
      <w:start w:val="1"/>
      <w:numFmt w:val="bullet"/>
      <w:lvlText w:val=""/>
      <w:lvlJc w:val="left"/>
      <w:pPr>
        <w:ind w:left="2439" w:hanging="360"/>
      </w:pPr>
      <w:rPr>
        <w:rFonts w:ascii="Wingdings" w:hAnsi="Wingdings" w:hint="default"/>
      </w:rPr>
    </w:lvl>
    <w:lvl w:ilvl="3" w:tplc="04090001" w:tentative="1">
      <w:start w:val="1"/>
      <w:numFmt w:val="bullet"/>
      <w:lvlText w:val=""/>
      <w:lvlJc w:val="left"/>
      <w:pPr>
        <w:ind w:left="3159" w:hanging="360"/>
      </w:pPr>
      <w:rPr>
        <w:rFonts w:ascii="Symbol" w:hAnsi="Symbol" w:hint="default"/>
      </w:rPr>
    </w:lvl>
    <w:lvl w:ilvl="4" w:tplc="04090003" w:tentative="1">
      <w:start w:val="1"/>
      <w:numFmt w:val="bullet"/>
      <w:lvlText w:val="o"/>
      <w:lvlJc w:val="left"/>
      <w:pPr>
        <w:ind w:left="3879" w:hanging="360"/>
      </w:pPr>
      <w:rPr>
        <w:rFonts w:ascii="Courier New" w:hAnsi="Courier New" w:cs="Courier New" w:hint="default"/>
      </w:rPr>
    </w:lvl>
    <w:lvl w:ilvl="5" w:tplc="04090005" w:tentative="1">
      <w:start w:val="1"/>
      <w:numFmt w:val="bullet"/>
      <w:lvlText w:val=""/>
      <w:lvlJc w:val="left"/>
      <w:pPr>
        <w:ind w:left="4599" w:hanging="360"/>
      </w:pPr>
      <w:rPr>
        <w:rFonts w:ascii="Wingdings" w:hAnsi="Wingdings" w:hint="default"/>
      </w:rPr>
    </w:lvl>
    <w:lvl w:ilvl="6" w:tplc="04090001" w:tentative="1">
      <w:start w:val="1"/>
      <w:numFmt w:val="bullet"/>
      <w:lvlText w:val=""/>
      <w:lvlJc w:val="left"/>
      <w:pPr>
        <w:ind w:left="5319" w:hanging="360"/>
      </w:pPr>
      <w:rPr>
        <w:rFonts w:ascii="Symbol" w:hAnsi="Symbol" w:hint="default"/>
      </w:rPr>
    </w:lvl>
    <w:lvl w:ilvl="7" w:tplc="04090003" w:tentative="1">
      <w:start w:val="1"/>
      <w:numFmt w:val="bullet"/>
      <w:lvlText w:val="o"/>
      <w:lvlJc w:val="left"/>
      <w:pPr>
        <w:ind w:left="6039" w:hanging="360"/>
      </w:pPr>
      <w:rPr>
        <w:rFonts w:ascii="Courier New" w:hAnsi="Courier New" w:cs="Courier New" w:hint="default"/>
      </w:rPr>
    </w:lvl>
    <w:lvl w:ilvl="8" w:tplc="04090005" w:tentative="1">
      <w:start w:val="1"/>
      <w:numFmt w:val="bullet"/>
      <w:lvlText w:val=""/>
      <w:lvlJc w:val="left"/>
      <w:pPr>
        <w:ind w:left="6759" w:hanging="360"/>
      </w:pPr>
      <w:rPr>
        <w:rFonts w:ascii="Wingdings" w:hAnsi="Wingdings" w:hint="default"/>
      </w:rPr>
    </w:lvl>
  </w:abstractNum>
  <w:abstractNum w:abstractNumId="21">
    <w:nsid w:val="5EC871D4"/>
    <w:multiLevelType w:val="hybridMultilevel"/>
    <w:tmpl w:val="2DA8EAD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6E4ABC"/>
    <w:multiLevelType w:val="hybridMultilevel"/>
    <w:tmpl w:val="84E8458A"/>
    <w:lvl w:ilvl="0" w:tplc="54C20E0E">
      <w:start w:val="1"/>
      <w:numFmt w:val="bullet"/>
      <w:lvlText w:val=""/>
      <w:lvlJc w:val="left"/>
      <w:pPr>
        <w:ind w:left="1000" w:hanging="360"/>
      </w:pPr>
      <w:rPr>
        <w:rFonts w:ascii="Wingdings" w:hAnsi="Wingdings" w:hint="default"/>
      </w:rPr>
    </w:lvl>
    <w:lvl w:ilvl="1" w:tplc="04090003" w:tentative="1">
      <w:start w:val="1"/>
      <w:numFmt w:val="bullet"/>
      <w:lvlText w:val="o"/>
      <w:lvlJc w:val="left"/>
      <w:pPr>
        <w:ind w:left="1720" w:hanging="360"/>
      </w:pPr>
      <w:rPr>
        <w:rFonts w:ascii="Courier New" w:hAnsi="Courier New" w:cs="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23">
    <w:nsid w:val="655A6FCC"/>
    <w:multiLevelType w:val="multilevel"/>
    <w:tmpl w:val="D7D819C8"/>
    <w:lvl w:ilvl="0">
      <w:start w:val="1"/>
      <w:numFmt w:val="decimal"/>
      <w:lvlText w:val="%1."/>
      <w:lvlJc w:val="left"/>
      <w:pPr>
        <w:ind w:left="520" w:hanging="240"/>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813" w:hanging="534"/>
      </w:pPr>
      <w:rPr>
        <w:b/>
        <w:bCs/>
        <w:spacing w:val="-1"/>
        <w:w w:val="100"/>
        <w:lang w:val="en-US" w:eastAsia="en-US" w:bidi="ar-SA"/>
      </w:rPr>
    </w:lvl>
    <w:lvl w:ilvl="2">
      <w:numFmt w:val="bullet"/>
      <w:lvlText w:val="•"/>
      <w:lvlJc w:val="left"/>
      <w:pPr>
        <w:ind w:left="1904" w:hanging="534"/>
      </w:pPr>
      <w:rPr>
        <w:lang w:val="en-US" w:eastAsia="en-US" w:bidi="ar-SA"/>
      </w:rPr>
    </w:lvl>
    <w:lvl w:ilvl="3">
      <w:numFmt w:val="bullet"/>
      <w:lvlText w:val="•"/>
      <w:lvlJc w:val="left"/>
      <w:pPr>
        <w:ind w:left="2988" w:hanging="534"/>
      </w:pPr>
      <w:rPr>
        <w:lang w:val="en-US" w:eastAsia="en-US" w:bidi="ar-SA"/>
      </w:rPr>
    </w:lvl>
    <w:lvl w:ilvl="4">
      <w:numFmt w:val="bullet"/>
      <w:lvlText w:val="•"/>
      <w:lvlJc w:val="left"/>
      <w:pPr>
        <w:ind w:left="4073" w:hanging="534"/>
      </w:pPr>
      <w:rPr>
        <w:lang w:val="en-US" w:eastAsia="en-US" w:bidi="ar-SA"/>
      </w:rPr>
    </w:lvl>
    <w:lvl w:ilvl="5">
      <w:numFmt w:val="bullet"/>
      <w:lvlText w:val="•"/>
      <w:lvlJc w:val="left"/>
      <w:pPr>
        <w:ind w:left="5157" w:hanging="534"/>
      </w:pPr>
      <w:rPr>
        <w:lang w:val="en-US" w:eastAsia="en-US" w:bidi="ar-SA"/>
      </w:rPr>
    </w:lvl>
    <w:lvl w:ilvl="6">
      <w:numFmt w:val="bullet"/>
      <w:lvlText w:val="•"/>
      <w:lvlJc w:val="left"/>
      <w:pPr>
        <w:ind w:left="6242" w:hanging="534"/>
      </w:pPr>
      <w:rPr>
        <w:lang w:val="en-US" w:eastAsia="en-US" w:bidi="ar-SA"/>
      </w:rPr>
    </w:lvl>
    <w:lvl w:ilvl="7">
      <w:numFmt w:val="bullet"/>
      <w:lvlText w:val="•"/>
      <w:lvlJc w:val="left"/>
      <w:pPr>
        <w:ind w:left="7326" w:hanging="534"/>
      </w:pPr>
      <w:rPr>
        <w:lang w:val="en-US" w:eastAsia="en-US" w:bidi="ar-SA"/>
      </w:rPr>
    </w:lvl>
    <w:lvl w:ilvl="8">
      <w:numFmt w:val="bullet"/>
      <w:lvlText w:val="•"/>
      <w:lvlJc w:val="left"/>
      <w:pPr>
        <w:ind w:left="8411" w:hanging="534"/>
      </w:pPr>
      <w:rPr>
        <w:lang w:val="en-US" w:eastAsia="en-US" w:bidi="ar-SA"/>
      </w:rPr>
    </w:lvl>
  </w:abstractNum>
  <w:abstractNum w:abstractNumId="24">
    <w:nsid w:val="66447B22"/>
    <w:multiLevelType w:val="hybridMultilevel"/>
    <w:tmpl w:val="0F602366"/>
    <w:lvl w:ilvl="0" w:tplc="04090007">
      <w:start w:val="1"/>
      <w:numFmt w:val="bullet"/>
      <w:lvlText w:val=""/>
      <w:lvlPicBulletId w:val="0"/>
      <w:lvlJc w:val="left"/>
      <w:pPr>
        <w:ind w:left="1229" w:hanging="360"/>
      </w:pPr>
      <w:rPr>
        <w:rFonts w:ascii="Symbol" w:hAnsi="Symbol" w:hint="default"/>
      </w:rPr>
    </w:lvl>
    <w:lvl w:ilvl="1" w:tplc="04090003" w:tentative="1">
      <w:start w:val="1"/>
      <w:numFmt w:val="bullet"/>
      <w:lvlText w:val="o"/>
      <w:lvlJc w:val="left"/>
      <w:pPr>
        <w:ind w:left="1949" w:hanging="360"/>
      </w:pPr>
      <w:rPr>
        <w:rFonts w:ascii="Courier New" w:hAnsi="Courier New" w:cs="Courier New" w:hint="default"/>
      </w:rPr>
    </w:lvl>
    <w:lvl w:ilvl="2" w:tplc="04090005" w:tentative="1">
      <w:start w:val="1"/>
      <w:numFmt w:val="bullet"/>
      <w:lvlText w:val=""/>
      <w:lvlJc w:val="left"/>
      <w:pPr>
        <w:ind w:left="2669" w:hanging="360"/>
      </w:pPr>
      <w:rPr>
        <w:rFonts w:ascii="Wingdings" w:hAnsi="Wingdings" w:hint="default"/>
      </w:rPr>
    </w:lvl>
    <w:lvl w:ilvl="3" w:tplc="04090001" w:tentative="1">
      <w:start w:val="1"/>
      <w:numFmt w:val="bullet"/>
      <w:lvlText w:val=""/>
      <w:lvlJc w:val="left"/>
      <w:pPr>
        <w:ind w:left="3389" w:hanging="360"/>
      </w:pPr>
      <w:rPr>
        <w:rFonts w:ascii="Symbol" w:hAnsi="Symbol" w:hint="default"/>
      </w:rPr>
    </w:lvl>
    <w:lvl w:ilvl="4" w:tplc="04090003" w:tentative="1">
      <w:start w:val="1"/>
      <w:numFmt w:val="bullet"/>
      <w:lvlText w:val="o"/>
      <w:lvlJc w:val="left"/>
      <w:pPr>
        <w:ind w:left="4109" w:hanging="360"/>
      </w:pPr>
      <w:rPr>
        <w:rFonts w:ascii="Courier New" w:hAnsi="Courier New" w:cs="Courier New" w:hint="default"/>
      </w:rPr>
    </w:lvl>
    <w:lvl w:ilvl="5" w:tplc="04090005" w:tentative="1">
      <w:start w:val="1"/>
      <w:numFmt w:val="bullet"/>
      <w:lvlText w:val=""/>
      <w:lvlJc w:val="left"/>
      <w:pPr>
        <w:ind w:left="4829" w:hanging="360"/>
      </w:pPr>
      <w:rPr>
        <w:rFonts w:ascii="Wingdings" w:hAnsi="Wingdings" w:hint="default"/>
      </w:rPr>
    </w:lvl>
    <w:lvl w:ilvl="6" w:tplc="04090001" w:tentative="1">
      <w:start w:val="1"/>
      <w:numFmt w:val="bullet"/>
      <w:lvlText w:val=""/>
      <w:lvlJc w:val="left"/>
      <w:pPr>
        <w:ind w:left="5549" w:hanging="360"/>
      </w:pPr>
      <w:rPr>
        <w:rFonts w:ascii="Symbol" w:hAnsi="Symbol" w:hint="default"/>
      </w:rPr>
    </w:lvl>
    <w:lvl w:ilvl="7" w:tplc="04090003" w:tentative="1">
      <w:start w:val="1"/>
      <w:numFmt w:val="bullet"/>
      <w:lvlText w:val="o"/>
      <w:lvlJc w:val="left"/>
      <w:pPr>
        <w:ind w:left="6269" w:hanging="360"/>
      </w:pPr>
      <w:rPr>
        <w:rFonts w:ascii="Courier New" w:hAnsi="Courier New" w:cs="Courier New" w:hint="default"/>
      </w:rPr>
    </w:lvl>
    <w:lvl w:ilvl="8" w:tplc="04090005" w:tentative="1">
      <w:start w:val="1"/>
      <w:numFmt w:val="bullet"/>
      <w:lvlText w:val=""/>
      <w:lvlJc w:val="left"/>
      <w:pPr>
        <w:ind w:left="6989" w:hanging="360"/>
      </w:pPr>
      <w:rPr>
        <w:rFonts w:ascii="Wingdings" w:hAnsi="Wingdings" w:hint="default"/>
      </w:rPr>
    </w:lvl>
  </w:abstractNum>
  <w:abstractNum w:abstractNumId="25">
    <w:nsid w:val="667432E6"/>
    <w:multiLevelType w:val="hybridMultilevel"/>
    <w:tmpl w:val="A8AEA20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6A7BCB"/>
    <w:multiLevelType w:val="hybridMultilevel"/>
    <w:tmpl w:val="FBD0E7A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EDB204C"/>
    <w:multiLevelType w:val="hybridMultilevel"/>
    <w:tmpl w:val="926CD19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72C1C82"/>
    <w:multiLevelType w:val="hybridMultilevel"/>
    <w:tmpl w:val="AAAABBD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8117834"/>
    <w:multiLevelType w:val="hybridMultilevel"/>
    <w:tmpl w:val="63BECF1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3941D7"/>
    <w:multiLevelType w:val="hybridMultilevel"/>
    <w:tmpl w:val="45702CF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9C2F9B"/>
    <w:multiLevelType w:val="hybridMultilevel"/>
    <w:tmpl w:val="1CDA267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2954AE"/>
    <w:multiLevelType w:val="hybridMultilevel"/>
    <w:tmpl w:val="B96877C2"/>
    <w:lvl w:ilvl="0" w:tplc="04090007">
      <w:start w:val="1"/>
      <w:numFmt w:val="bullet"/>
      <w:lvlText w:val=""/>
      <w:lvlPicBulletId w:val="0"/>
      <w:lvlJc w:val="left"/>
      <w:pPr>
        <w:ind w:left="999" w:hanging="360"/>
      </w:pPr>
      <w:rPr>
        <w:rFonts w:ascii="Symbol" w:hAnsi="Symbol" w:hint="default"/>
      </w:rPr>
    </w:lvl>
    <w:lvl w:ilvl="1" w:tplc="04090003" w:tentative="1">
      <w:start w:val="1"/>
      <w:numFmt w:val="bullet"/>
      <w:lvlText w:val="o"/>
      <w:lvlJc w:val="left"/>
      <w:pPr>
        <w:ind w:left="1719" w:hanging="360"/>
      </w:pPr>
      <w:rPr>
        <w:rFonts w:ascii="Courier New" w:hAnsi="Courier New" w:cs="Courier New" w:hint="default"/>
      </w:rPr>
    </w:lvl>
    <w:lvl w:ilvl="2" w:tplc="04090005" w:tentative="1">
      <w:start w:val="1"/>
      <w:numFmt w:val="bullet"/>
      <w:lvlText w:val=""/>
      <w:lvlJc w:val="left"/>
      <w:pPr>
        <w:ind w:left="2439" w:hanging="360"/>
      </w:pPr>
      <w:rPr>
        <w:rFonts w:ascii="Wingdings" w:hAnsi="Wingdings" w:hint="default"/>
      </w:rPr>
    </w:lvl>
    <w:lvl w:ilvl="3" w:tplc="04090001" w:tentative="1">
      <w:start w:val="1"/>
      <w:numFmt w:val="bullet"/>
      <w:lvlText w:val=""/>
      <w:lvlJc w:val="left"/>
      <w:pPr>
        <w:ind w:left="3159" w:hanging="360"/>
      </w:pPr>
      <w:rPr>
        <w:rFonts w:ascii="Symbol" w:hAnsi="Symbol" w:hint="default"/>
      </w:rPr>
    </w:lvl>
    <w:lvl w:ilvl="4" w:tplc="04090003" w:tentative="1">
      <w:start w:val="1"/>
      <w:numFmt w:val="bullet"/>
      <w:lvlText w:val="o"/>
      <w:lvlJc w:val="left"/>
      <w:pPr>
        <w:ind w:left="3879" w:hanging="360"/>
      </w:pPr>
      <w:rPr>
        <w:rFonts w:ascii="Courier New" w:hAnsi="Courier New" w:cs="Courier New" w:hint="default"/>
      </w:rPr>
    </w:lvl>
    <w:lvl w:ilvl="5" w:tplc="04090005" w:tentative="1">
      <w:start w:val="1"/>
      <w:numFmt w:val="bullet"/>
      <w:lvlText w:val=""/>
      <w:lvlJc w:val="left"/>
      <w:pPr>
        <w:ind w:left="4599" w:hanging="360"/>
      </w:pPr>
      <w:rPr>
        <w:rFonts w:ascii="Wingdings" w:hAnsi="Wingdings" w:hint="default"/>
      </w:rPr>
    </w:lvl>
    <w:lvl w:ilvl="6" w:tplc="04090001" w:tentative="1">
      <w:start w:val="1"/>
      <w:numFmt w:val="bullet"/>
      <w:lvlText w:val=""/>
      <w:lvlJc w:val="left"/>
      <w:pPr>
        <w:ind w:left="5319" w:hanging="360"/>
      </w:pPr>
      <w:rPr>
        <w:rFonts w:ascii="Symbol" w:hAnsi="Symbol" w:hint="default"/>
      </w:rPr>
    </w:lvl>
    <w:lvl w:ilvl="7" w:tplc="04090003" w:tentative="1">
      <w:start w:val="1"/>
      <w:numFmt w:val="bullet"/>
      <w:lvlText w:val="o"/>
      <w:lvlJc w:val="left"/>
      <w:pPr>
        <w:ind w:left="6039" w:hanging="360"/>
      </w:pPr>
      <w:rPr>
        <w:rFonts w:ascii="Courier New" w:hAnsi="Courier New" w:cs="Courier New" w:hint="default"/>
      </w:rPr>
    </w:lvl>
    <w:lvl w:ilvl="8" w:tplc="04090005" w:tentative="1">
      <w:start w:val="1"/>
      <w:numFmt w:val="bullet"/>
      <w:lvlText w:val=""/>
      <w:lvlJc w:val="left"/>
      <w:pPr>
        <w:ind w:left="6759" w:hanging="360"/>
      </w:pPr>
      <w:rPr>
        <w:rFonts w:ascii="Wingdings" w:hAnsi="Wingdings" w:hint="default"/>
      </w:rPr>
    </w:lvl>
  </w:abstractNum>
  <w:abstractNum w:abstractNumId="33">
    <w:nsid w:val="7E0135EB"/>
    <w:multiLevelType w:val="hybridMultilevel"/>
    <w:tmpl w:val="4B6866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lvlOverride w:ilvl="0">
      <w:startOverride w:val="1"/>
    </w:lvlOverride>
    <w:lvlOverride w:ilvl="1"/>
    <w:lvlOverride w:ilvl="2"/>
    <w:lvlOverride w:ilvl="3"/>
    <w:lvlOverride w:ilvl="4"/>
    <w:lvlOverride w:ilvl="5"/>
    <w:lvlOverride w:ilvl="6"/>
    <w:lvlOverride w:ilvl="7"/>
    <w:lvlOverride w:ilvl="8"/>
  </w:num>
  <w:num w:numId="2">
    <w:abstractNumId w:val="2"/>
  </w:num>
  <w:num w:numId="3">
    <w:abstractNumId w:val="13"/>
  </w:num>
  <w:num w:numId="4">
    <w:abstractNumId w:val="1"/>
  </w:num>
  <w:num w:numId="5">
    <w:abstractNumId w:val="10"/>
  </w:num>
  <w:num w:numId="6">
    <w:abstractNumId w:val="23"/>
    <w:lvlOverride w:ilvl="0">
      <w:startOverride w:val="1"/>
    </w:lvlOverride>
    <w:lvlOverride w:ilvl="1">
      <w:startOverride w:val="1"/>
    </w:lvlOverride>
    <w:lvlOverride w:ilvl="2"/>
    <w:lvlOverride w:ilvl="3"/>
    <w:lvlOverride w:ilvl="4"/>
    <w:lvlOverride w:ilvl="5"/>
    <w:lvlOverride w:ilvl="6"/>
    <w:lvlOverride w:ilvl="7"/>
    <w:lvlOverride w:ilvl="8"/>
  </w:num>
  <w:num w:numId="7">
    <w:abstractNumId w:val="11"/>
  </w:num>
  <w:num w:numId="8">
    <w:abstractNumId w:val="3"/>
  </w:num>
  <w:num w:numId="9">
    <w:abstractNumId w:val="22"/>
  </w:num>
  <w:num w:numId="10">
    <w:abstractNumId w:val="26"/>
  </w:num>
  <w:num w:numId="11">
    <w:abstractNumId w:val="29"/>
  </w:num>
  <w:num w:numId="12">
    <w:abstractNumId w:val="15"/>
  </w:num>
  <w:num w:numId="13">
    <w:abstractNumId w:val="7"/>
  </w:num>
  <w:num w:numId="14">
    <w:abstractNumId w:val="25"/>
  </w:num>
  <w:num w:numId="15">
    <w:abstractNumId w:val="33"/>
  </w:num>
  <w:num w:numId="16">
    <w:abstractNumId w:val="18"/>
  </w:num>
  <w:num w:numId="17">
    <w:abstractNumId w:val="31"/>
  </w:num>
  <w:num w:numId="18">
    <w:abstractNumId w:val="14"/>
  </w:num>
  <w:num w:numId="19">
    <w:abstractNumId w:val="27"/>
  </w:num>
  <w:num w:numId="20">
    <w:abstractNumId w:val="12"/>
  </w:num>
  <w:num w:numId="21">
    <w:abstractNumId w:val="30"/>
  </w:num>
  <w:num w:numId="22">
    <w:abstractNumId w:val="16"/>
  </w:num>
  <w:num w:numId="23">
    <w:abstractNumId w:val="21"/>
  </w:num>
  <w:num w:numId="24">
    <w:abstractNumId w:val="8"/>
  </w:num>
  <w:num w:numId="25">
    <w:abstractNumId w:val="6"/>
  </w:num>
  <w:num w:numId="26">
    <w:abstractNumId w:val="5"/>
  </w:num>
  <w:num w:numId="27">
    <w:abstractNumId w:val="28"/>
  </w:num>
  <w:num w:numId="28">
    <w:abstractNumId w:val="0"/>
  </w:num>
  <w:num w:numId="29">
    <w:abstractNumId w:val="19"/>
  </w:num>
  <w:num w:numId="30">
    <w:abstractNumId w:val="32"/>
  </w:num>
  <w:num w:numId="31">
    <w:abstractNumId w:val="20"/>
  </w:num>
  <w:num w:numId="32">
    <w:abstractNumId w:val="24"/>
  </w:num>
  <w:num w:numId="33">
    <w:abstractNumId w:val="17"/>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revisionView w:markup="0"/>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34B1"/>
    <w:rsid w:val="000138E3"/>
    <w:rsid w:val="00034036"/>
    <w:rsid w:val="000A78F7"/>
    <w:rsid w:val="000C479C"/>
    <w:rsid w:val="000C77B1"/>
    <w:rsid w:val="000E5F23"/>
    <w:rsid w:val="00182124"/>
    <w:rsid w:val="002217BA"/>
    <w:rsid w:val="00270109"/>
    <w:rsid w:val="00306644"/>
    <w:rsid w:val="00351807"/>
    <w:rsid w:val="00354EBB"/>
    <w:rsid w:val="00382030"/>
    <w:rsid w:val="003834B1"/>
    <w:rsid w:val="0043083B"/>
    <w:rsid w:val="00436B92"/>
    <w:rsid w:val="0044000C"/>
    <w:rsid w:val="00454603"/>
    <w:rsid w:val="00455E22"/>
    <w:rsid w:val="004A0445"/>
    <w:rsid w:val="0057421D"/>
    <w:rsid w:val="00607FB2"/>
    <w:rsid w:val="00615251"/>
    <w:rsid w:val="0062011C"/>
    <w:rsid w:val="00653C24"/>
    <w:rsid w:val="0067253C"/>
    <w:rsid w:val="00683F93"/>
    <w:rsid w:val="00706D1F"/>
    <w:rsid w:val="00763137"/>
    <w:rsid w:val="007808E3"/>
    <w:rsid w:val="00786447"/>
    <w:rsid w:val="00797EF5"/>
    <w:rsid w:val="007D12CC"/>
    <w:rsid w:val="007F7E16"/>
    <w:rsid w:val="008A1D24"/>
    <w:rsid w:val="00991871"/>
    <w:rsid w:val="009A352D"/>
    <w:rsid w:val="009B6BB6"/>
    <w:rsid w:val="009F173F"/>
    <w:rsid w:val="00A21FD6"/>
    <w:rsid w:val="00A72BFC"/>
    <w:rsid w:val="00A92A2E"/>
    <w:rsid w:val="00AB10BA"/>
    <w:rsid w:val="00AF76DD"/>
    <w:rsid w:val="00B56015"/>
    <w:rsid w:val="00B56282"/>
    <w:rsid w:val="00B72812"/>
    <w:rsid w:val="00BF351D"/>
    <w:rsid w:val="00BF7A6E"/>
    <w:rsid w:val="00C82C6C"/>
    <w:rsid w:val="00CA0C31"/>
    <w:rsid w:val="00CA5A9B"/>
    <w:rsid w:val="00D12EF8"/>
    <w:rsid w:val="00D843EA"/>
    <w:rsid w:val="00DD53FD"/>
    <w:rsid w:val="00DE7905"/>
    <w:rsid w:val="00DF1BCA"/>
    <w:rsid w:val="00E0626A"/>
    <w:rsid w:val="00EC797D"/>
    <w:rsid w:val="00EE6896"/>
    <w:rsid w:val="00F16583"/>
    <w:rsid w:val="00F240C0"/>
    <w:rsid w:val="00F44174"/>
    <w:rsid w:val="00F45E49"/>
    <w:rsid w:val="00F81B74"/>
    <w:rsid w:val="00F82B37"/>
    <w:rsid w:val="00FB13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7D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1"/>
    <w:semiHidden/>
    <w:unhideWhenUsed/>
    <w:qFormat/>
    <w:rsid w:val="00034036"/>
    <w:pPr>
      <w:widowControl w:val="0"/>
      <w:autoSpaceDE w:val="0"/>
      <w:autoSpaceDN w:val="0"/>
      <w:spacing w:after="0" w:line="240" w:lineRule="auto"/>
      <w:ind w:left="280"/>
      <w:outlineLvl w:val="2"/>
    </w:pPr>
    <w:rPr>
      <w:rFonts w:ascii="Times New Roman" w:eastAsia="Times New Roman" w:hAnsi="Times New Roman" w:cs="Times New Roman"/>
      <w:b/>
      <w:bCs/>
      <w:sz w:val="32"/>
      <w:szCs w:val="32"/>
    </w:rPr>
  </w:style>
  <w:style w:type="paragraph" w:styleId="Heading6">
    <w:name w:val="heading 6"/>
    <w:basedOn w:val="Normal"/>
    <w:next w:val="Normal"/>
    <w:link w:val="Heading6Char"/>
    <w:uiPriority w:val="9"/>
    <w:semiHidden/>
    <w:unhideWhenUsed/>
    <w:qFormat/>
    <w:rsid w:val="00F240C0"/>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034036"/>
    <w:pPr>
      <w:widowControl w:val="0"/>
      <w:autoSpaceDE w:val="0"/>
      <w:autoSpaceDN w:val="0"/>
      <w:spacing w:after="0" w:line="240" w:lineRule="auto"/>
    </w:pPr>
    <w:rPr>
      <w:rFonts w:ascii="Arial MT" w:eastAsia="Arial MT" w:hAnsi="Arial MT" w:cs="Arial MT"/>
      <w:sz w:val="24"/>
      <w:szCs w:val="24"/>
    </w:rPr>
  </w:style>
  <w:style w:type="character" w:customStyle="1" w:styleId="BodyTextChar">
    <w:name w:val="Body Text Char"/>
    <w:basedOn w:val="DefaultParagraphFont"/>
    <w:link w:val="BodyText"/>
    <w:uiPriority w:val="1"/>
    <w:semiHidden/>
    <w:rsid w:val="00034036"/>
    <w:rPr>
      <w:rFonts w:ascii="Arial MT" w:eastAsia="Arial MT" w:hAnsi="Arial MT" w:cs="Arial MT"/>
      <w:sz w:val="24"/>
      <w:szCs w:val="24"/>
    </w:rPr>
  </w:style>
  <w:style w:type="paragraph" w:customStyle="1" w:styleId="TableParagraph">
    <w:name w:val="Table Paragraph"/>
    <w:basedOn w:val="Normal"/>
    <w:uiPriority w:val="1"/>
    <w:qFormat/>
    <w:rsid w:val="00034036"/>
    <w:pPr>
      <w:widowControl w:val="0"/>
      <w:autoSpaceDE w:val="0"/>
      <w:autoSpaceDN w:val="0"/>
      <w:spacing w:after="0" w:line="240" w:lineRule="auto"/>
    </w:pPr>
    <w:rPr>
      <w:rFonts w:ascii="Arial MT" w:eastAsia="Arial MT" w:hAnsi="Arial MT" w:cs="Arial MT"/>
    </w:rPr>
  </w:style>
  <w:style w:type="character" w:customStyle="1" w:styleId="Heading3Char">
    <w:name w:val="Heading 3 Char"/>
    <w:basedOn w:val="DefaultParagraphFont"/>
    <w:link w:val="Heading3"/>
    <w:uiPriority w:val="1"/>
    <w:semiHidden/>
    <w:rsid w:val="00034036"/>
    <w:rPr>
      <w:rFonts w:ascii="Times New Roman" w:eastAsia="Times New Roman" w:hAnsi="Times New Roman" w:cs="Times New Roman"/>
      <w:b/>
      <w:bCs/>
      <w:sz w:val="32"/>
      <w:szCs w:val="32"/>
    </w:rPr>
  </w:style>
  <w:style w:type="paragraph" w:styleId="ListParagraph">
    <w:name w:val="List Paragraph"/>
    <w:basedOn w:val="Normal"/>
    <w:uiPriority w:val="1"/>
    <w:qFormat/>
    <w:rsid w:val="00034036"/>
    <w:pPr>
      <w:widowControl w:val="0"/>
      <w:autoSpaceDE w:val="0"/>
      <w:autoSpaceDN w:val="0"/>
      <w:spacing w:after="0" w:line="240" w:lineRule="auto"/>
      <w:ind w:left="759" w:hanging="480"/>
    </w:pPr>
    <w:rPr>
      <w:rFonts w:ascii="Arial MT" w:eastAsia="Arial MT" w:hAnsi="Arial MT" w:cs="Arial MT"/>
    </w:rPr>
  </w:style>
  <w:style w:type="paragraph" w:styleId="Header">
    <w:name w:val="header"/>
    <w:basedOn w:val="Normal"/>
    <w:link w:val="HeaderChar"/>
    <w:uiPriority w:val="99"/>
    <w:unhideWhenUsed/>
    <w:rsid w:val="009A35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352D"/>
  </w:style>
  <w:style w:type="paragraph" w:styleId="Footer">
    <w:name w:val="footer"/>
    <w:basedOn w:val="Normal"/>
    <w:link w:val="FooterChar"/>
    <w:uiPriority w:val="99"/>
    <w:unhideWhenUsed/>
    <w:rsid w:val="009A35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352D"/>
  </w:style>
  <w:style w:type="character" w:customStyle="1" w:styleId="Heading6Char">
    <w:name w:val="Heading 6 Char"/>
    <w:basedOn w:val="DefaultParagraphFont"/>
    <w:link w:val="Heading6"/>
    <w:uiPriority w:val="9"/>
    <w:semiHidden/>
    <w:rsid w:val="00F240C0"/>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semiHidden/>
    <w:unhideWhenUsed/>
    <w:rsid w:val="00F240C0"/>
    <w:rPr>
      <w:color w:val="0000FF"/>
      <w:u w:val="single"/>
    </w:rPr>
  </w:style>
  <w:style w:type="character" w:styleId="Strong">
    <w:name w:val="Strong"/>
    <w:basedOn w:val="DefaultParagraphFont"/>
    <w:uiPriority w:val="22"/>
    <w:qFormat/>
    <w:rsid w:val="0067253C"/>
    <w:rPr>
      <w:b/>
      <w:bCs/>
    </w:rPr>
  </w:style>
  <w:style w:type="character" w:styleId="Emphasis">
    <w:name w:val="Emphasis"/>
    <w:basedOn w:val="DefaultParagraphFont"/>
    <w:uiPriority w:val="20"/>
    <w:qFormat/>
    <w:rsid w:val="0067253C"/>
    <w:rPr>
      <w:i/>
      <w:iCs/>
    </w:rPr>
  </w:style>
  <w:style w:type="paragraph" w:styleId="NormalWeb">
    <w:name w:val="Normal (Web)"/>
    <w:basedOn w:val="Normal"/>
    <w:uiPriority w:val="99"/>
    <w:semiHidden/>
    <w:unhideWhenUsed/>
    <w:rsid w:val="00D843E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843E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441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4174"/>
    <w:rPr>
      <w:rFonts w:ascii="Tahoma" w:hAnsi="Tahoma" w:cs="Tahoma"/>
      <w:sz w:val="16"/>
      <w:szCs w:val="16"/>
    </w:rPr>
  </w:style>
  <w:style w:type="paragraph" w:styleId="Revision">
    <w:name w:val="Revision"/>
    <w:hidden/>
    <w:uiPriority w:val="99"/>
    <w:semiHidden/>
    <w:rsid w:val="00EE6896"/>
    <w:pPr>
      <w:spacing w:after="0" w:line="240" w:lineRule="auto"/>
    </w:pPr>
  </w:style>
  <w:style w:type="paragraph" w:customStyle="1" w:styleId="p-margin">
    <w:name w:val="p-margin"/>
    <w:basedOn w:val="Normal"/>
    <w:rsid w:val="00EE689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EE6896"/>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1"/>
    <w:semiHidden/>
    <w:unhideWhenUsed/>
    <w:qFormat/>
    <w:rsid w:val="00034036"/>
    <w:pPr>
      <w:widowControl w:val="0"/>
      <w:autoSpaceDE w:val="0"/>
      <w:autoSpaceDN w:val="0"/>
      <w:spacing w:after="0" w:line="240" w:lineRule="auto"/>
      <w:ind w:left="280"/>
      <w:outlineLvl w:val="2"/>
    </w:pPr>
    <w:rPr>
      <w:rFonts w:ascii="Times New Roman" w:eastAsia="Times New Roman" w:hAnsi="Times New Roman" w:cs="Times New Roman"/>
      <w:b/>
      <w:bCs/>
      <w:sz w:val="32"/>
      <w:szCs w:val="32"/>
    </w:rPr>
  </w:style>
  <w:style w:type="paragraph" w:styleId="Heading6">
    <w:name w:val="heading 6"/>
    <w:basedOn w:val="Normal"/>
    <w:next w:val="Normal"/>
    <w:link w:val="Heading6Char"/>
    <w:uiPriority w:val="9"/>
    <w:semiHidden/>
    <w:unhideWhenUsed/>
    <w:qFormat/>
    <w:rsid w:val="00F240C0"/>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034036"/>
    <w:pPr>
      <w:widowControl w:val="0"/>
      <w:autoSpaceDE w:val="0"/>
      <w:autoSpaceDN w:val="0"/>
      <w:spacing w:after="0" w:line="240" w:lineRule="auto"/>
    </w:pPr>
    <w:rPr>
      <w:rFonts w:ascii="Arial MT" w:eastAsia="Arial MT" w:hAnsi="Arial MT" w:cs="Arial MT"/>
      <w:sz w:val="24"/>
      <w:szCs w:val="24"/>
    </w:rPr>
  </w:style>
  <w:style w:type="character" w:customStyle="1" w:styleId="BodyTextChar">
    <w:name w:val="Body Text Char"/>
    <w:basedOn w:val="DefaultParagraphFont"/>
    <w:link w:val="BodyText"/>
    <w:uiPriority w:val="1"/>
    <w:semiHidden/>
    <w:rsid w:val="00034036"/>
    <w:rPr>
      <w:rFonts w:ascii="Arial MT" w:eastAsia="Arial MT" w:hAnsi="Arial MT" w:cs="Arial MT"/>
      <w:sz w:val="24"/>
      <w:szCs w:val="24"/>
    </w:rPr>
  </w:style>
  <w:style w:type="paragraph" w:customStyle="1" w:styleId="TableParagraph">
    <w:name w:val="Table Paragraph"/>
    <w:basedOn w:val="Normal"/>
    <w:uiPriority w:val="1"/>
    <w:qFormat/>
    <w:rsid w:val="00034036"/>
    <w:pPr>
      <w:widowControl w:val="0"/>
      <w:autoSpaceDE w:val="0"/>
      <w:autoSpaceDN w:val="0"/>
      <w:spacing w:after="0" w:line="240" w:lineRule="auto"/>
    </w:pPr>
    <w:rPr>
      <w:rFonts w:ascii="Arial MT" w:eastAsia="Arial MT" w:hAnsi="Arial MT" w:cs="Arial MT"/>
    </w:rPr>
  </w:style>
  <w:style w:type="character" w:customStyle="1" w:styleId="Heading3Char">
    <w:name w:val="Heading 3 Char"/>
    <w:basedOn w:val="DefaultParagraphFont"/>
    <w:link w:val="Heading3"/>
    <w:uiPriority w:val="1"/>
    <w:semiHidden/>
    <w:rsid w:val="00034036"/>
    <w:rPr>
      <w:rFonts w:ascii="Times New Roman" w:eastAsia="Times New Roman" w:hAnsi="Times New Roman" w:cs="Times New Roman"/>
      <w:b/>
      <w:bCs/>
      <w:sz w:val="32"/>
      <w:szCs w:val="32"/>
    </w:rPr>
  </w:style>
  <w:style w:type="paragraph" w:styleId="ListParagraph">
    <w:name w:val="List Paragraph"/>
    <w:basedOn w:val="Normal"/>
    <w:uiPriority w:val="1"/>
    <w:qFormat/>
    <w:rsid w:val="00034036"/>
    <w:pPr>
      <w:widowControl w:val="0"/>
      <w:autoSpaceDE w:val="0"/>
      <w:autoSpaceDN w:val="0"/>
      <w:spacing w:after="0" w:line="240" w:lineRule="auto"/>
      <w:ind w:left="759" w:hanging="480"/>
    </w:pPr>
    <w:rPr>
      <w:rFonts w:ascii="Arial MT" w:eastAsia="Arial MT" w:hAnsi="Arial MT" w:cs="Arial MT"/>
    </w:rPr>
  </w:style>
  <w:style w:type="paragraph" w:styleId="Header">
    <w:name w:val="header"/>
    <w:basedOn w:val="Normal"/>
    <w:link w:val="HeaderChar"/>
    <w:uiPriority w:val="99"/>
    <w:unhideWhenUsed/>
    <w:rsid w:val="009A35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352D"/>
  </w:style>
  <w:style w:type="paragraph" w:styleId="Footer">
    <w:name w:val="footer"/>
    <w:basedOn w:val="Normal"/>
    <w:link w:val="FooterChar"/>
    <w:uiPriority w:val="99"/>
    <w:unhideWhenUsed/>
    <w:rsid w:val="009A35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352D"/>
  </w:style>
  <w:style w:type="character" w:customStyle="1" w:styleId="Heading6Char">
    <w:name w:val="Heading 6 Char"/>
    <w:basedOn w:val="DefaultParagraphFont"/>
    <w:link w:val="Heading6"/>
    <w:uiPriority w:val="9"/>
    <w:semiHidden/>
    <w:rsid w:val="00F240C0"/>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semiHidden/>
    <w:unhideWhenUsed/>
    <w:rsid w:val="00F240C0"/>
    <w:rPr>
      <w:color w:val="0000FF"/>
      <w:u w:val="single"/>
    </w:rPr>
  </w:style>
  <w:style w:type="character" w:styleId="Strong">
    <w:name w:val="Strong"/>
    <w:basedOn w:val="DefaultParagraphFont"/>
    <w:uiPriority w:val="22"/>
    <w:qFormat/>
    <w:rsid w:val="0067253C"/>
    <w:rPr>
      <w:b/>
      <w:bCs/>
    </w:rPr>
  </w:style>
  <w:style w:type="character" w:styleId="Emphasis">
    <w:name w:val="Emphasis"/>
    <w:basedOn w:val="DefaultParagraphFont"/>
    <w:uiPriority w:val="20"/>
    <w:qFormat/>
    <w:rsid w:val="0067253C"/>
    <w:rPr>
      <w:i/>
      <w:iCs/>
    </w:rPr>
  </w:style>
  <w:style w:type="paragraph" w:styleId="NormalWeb">
    <w:name w:val="Normal (Web)"/>
    <w:basedOn w:val="Normal"/>
    <w:uiPriority w:val="99"/>
    <w:semiHidden/>
    <w:unhideWhenUsed/>
    <w:rsid w:val="00D843E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843E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441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4174"/>
    <w:rPr>
      <w:rFonts w:ascii="Tahoma" w:hAnsi="Tahoma" w:cs="Tahoma"/>
      <w:sz w:val="16"/>
      <w:szCs w:val="16"/>
    </w:rPr>
  </w:style>
  <w:style w:type="paragraph" w:styleId="Revision">
    <w:name w:val="Revision"/>
    <w:hidden/>
    <w:uiPriority w:val="99"/>
    <w:semiHidden/>
    <w:rsid w:val="00EE6896"/>
    <w:pPr>
      <w:spacing w:after="0" w:line="240" w:lineRule="auto"/>
    </w:pPr>
  </w:style>
  <w:style w:type="paragraph" w:customStyle="1" w:styleId="p-margin">
    <w:name w:val="p-margin"/>
    <w:basedOn w:val="Normal"/>
    <w:rsid w:val="00EE689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EE689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2340">
      <w:bodyDiv w:val="1"/>
      <w:marLeft w:val="0"/>
      <w:marRight w:val="0"/>
      <w:marTop w:val="0"/>
      <w:marBottom w:val="0"/>
      <w:divBdr>
        <w:top w:val="none" w:sz="0" w:space="0" w:color="auto"/>
        <w:left w:val="none" w:sz="0" w:space="0" w:color="auto"/>
        <w:bottom w:val="none" w:sz="0" w:space="0" w:color="auto"/>
        <w:right w:val="none" w:sz="0" w:space="0" w:color="auto"/>
      </w:divBdr>
    </w:div>
    <w:div w:id="34356524">
      <w:bodyDiv w:val="1"/>
      <w:marLeft w:val="0"/>
      <w:marRight w:val="0"/>
      <w:marTop w:val="0"/>
      <w:marBottom w:val="0"/>
      <w:divBdr>
        <w:top w:val="none" w:sz="0" w:space="0" w:color="auto"/>
        <w:left w:val="none" w:sz="0" w:space="0" w:color="auto"/>
        <w:bottom w:val="none" w:sz="0" w:space="0" w:color="auto"/>
        <w:right w:val="none" w:sz="0" w:space="0" w:color="auto"/>
      </w:divBdr>
      <w:divsChild>
        <w:div w:id="386614317">
          <w:marLeft w:val="0"/>
          <w:marRight w:val="0"/>
          <w:marTop w:val="0"/>
          <w:marBottom w:val="0"/>
          <w:divBdr>
            <w:top w:val="none" w:sz="0" w:space="0" w:color="auto"/>
            <w:left w:val="none" w:sz="0" w:space="0" w:color="auto"/>
            <w:bottom w:val="none" w:sz="0" w:space="0" w:color="auto"/>
            <w:right w:val="none" w:sz="0" w:space="0" w:color="auto"/>
          </w:divBdr>
          <w:divsChild>
            <w:div w:id="754084974">
              <w:marLeft w:val="0"/>
              <w:marRight w:val="0"/>
              <w:marTop w:val="0"/>
              <w:marBottom w:val="0"/>
              <w:divBdr>
                <w:top w:val="none" w:sz="0" w:space="0" w:color="auto"/>
                <w:left w:val="none" w:sz="0" w:space="0" w:color="auto"/>
                <w:bottom w:val="none" w:sz="0" w:space="0" w:color="auto"/>
                <w:right w:val="none" w:sz="0" w:space="0" w:color="auto"/>
              </w:divBdr>
            </w:div>
            <w:div w:id="141593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09">
      <w:bodyDiv w:val="1"/>
      <w:marLeft w:val="0"/>
      <w:marRight w:val="0"/>
      <w:marTop w:val="0"/>
      <w:marBottom w:val="0"/>
      <w:divBdr>
        <w:top w:val="none" w:sz="0" w:space="0" w:color="auto"/>
        <w:left w:val="none" w:sz="0" w:space="0" w:color="auto"/>
        <w:bottom w:val="none" w:sz="0" w:space="0" w:color="auto"/>
        <w:right w:val="none" w:sz="0" w:space="0" w:color="auto"/>
      </w:divBdr>
      <w:divsChild>
        <w:div w:id="926035738">
          <w:marLeft w:val="0"/>
          <w:marRight w:val="0"/>
          <w:marTop w:val="0"/>
          <w:marBottom w:val="0"/>
          <w:divBdr>
            <w:top w:val="none" w:sz="0" w:space="0" w:color="auto"/>
            <w:left w:val="none" w:sz="0" w:space="0" w:color="auto"/>
            <w:bottom w:val="none" w:sz="0" w:space="0" w:color="auto"/>
            <w:right w:val="none" w:sz="0" w:space="0" w:color="auto"/>
          </w:divBdr>
          <w:divsChild>
            <w:div w:id="5656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8128">
      <w:bodyDiv w:val="1"/>
      <w:marLeft w:val="0"/>
      <w:marRight w:val="0"/>
      <w:marTop w:val="0"/>
      <w:marBottom w:val="0"/>
      <w:divBdr>
        <w:top w:val="none" w:sz="0" w:space="0" w:color="auto"/>
        <w:left w:val="none" w:sz="0" w:space="0" w:color="auto"/>
        <w:bottom w:val="none" w:sz="0" w:space="0" w:color="auto"/>
        <w:right w:val="none" w:sz="0" w:space="0" w:color="auto"/>
      </w:divBdr>
    </w:div>
    <w:div w:id="124281924">
      <w:bodyDiv w:val="1"/>
      <w:marLeft w:val="0"/>
      <w:marRight w:val="0"/>
      <w:marTop w:val="0"/>
      <w:marBottom w:val="0"/>
      <w:divBdr>
        <w:top w:val="none" w:sz="0" w:space="0" w:color="auto"/>
        <w:left w:val="none" w:sz="0" w:space="0" w:color="auto"/>
        <w:bottom w:val="none" w:sz="0" w:space="0" w:color="auto"/>
        <w:right w:val="none" w:sz="0" w:space="0" w:color="auto"/>
      </w:divBdr>
    </w:div>
    <w:div w:id="349573266">
      <w:bodyDiv w:val="1"/>
      <w:marLeft w:val="0"/>
      <w:marRight w:val="0"/>
      <w:marTop w:val="0"/>
      <w:marBottom w:val="0"/>
      <w:divBdr>
        <w:top w:val="none" w:sz="0" w:space="0" w:color="auto"/>
        <w:left w:val="none" w:sz="0" w:space="0" w:color="auto"/>
        <w:bottom w:val="none" w:sz="0" w:space="0" w:color="auto"/>
        <w:right w:val="none" w:sz="0" w:space="0" w:color="auto"/>
      </w:divBdr>
      <w:divsChild>
        <w:div w:id="183175706">
          <w:marLeft w:val="0"/>
          <w:marRight w:val="0"/>
          <w:marTop w:val="0"/>
          <w:marBottom w:val="0"/>
          <w:divBdr>
            <w:top w:val="none" w:sz="0" w:space="0" w:color="auto"/>
            <w:left w:val="none" w:sz="0" w:space="0" w:color="auto"/>
            <w:bottom w:val="none" w:sz="0" w:space="0" w:color="auto"/>
            <w:right w:val="none" w:sz="0" w:space="0" w:color="auto"/>
          </w:divBdr>
          <w:divsChild>
            <w:div w:id="2045978187">
              <w:marLeft w:val="0"/>
              <w:marRight w:val="0"/>
              <w:marTop w:val="0"/>
              <w:marBottom w:val="0"/>
              <w:divBdr>
                <w:top w:val="none" w:sz="0" w:space="0" w:color="auto"/>
                <w:left w:val="none" w:sz="0" w:space="0" w:color="auto"/>
                <w:bottom w:val="none" w:sz="0" w:space="0" w:color="auto"/>
                <w:right w:val="none" w:sz="0" w:space="0" w:color="auto"/>
              </w:divBdr>
            </w:div>
            <w:div w:id="44913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5388">
      <w:bodyDiv w:val="1"/>
      <w:marLeft w:val="0"/>
      <w:marRight w:val="0"/>
      <w:marTop w:val="0"/>
      <w:marBottom w:val="0"/>
      <w:divBdr>
        <w:top w:val="none" w:sz="0" w:space="0" w:color="auto"/>
        <w:left w:val="none" w:sz="0" w:space="0" w:color="auto"/>
        <w:bottom w:val="none" w:sz="0" w:space="0" w:color="auto"/>
        <w:right w:val="none" w:sz="0" w:space="0" w:color="auto"/>
      </w:divBdr>
    </w:div>
    <w:div w:id="447550374">
      <w:bodyDiv w:val="1"/>
      <w:marLeft w:val="0"/>
      <w:marRight w:val="0"/>
      <w:marTop w:val="0"/>
      <w:marBottom w:val="0"/>
      <w:divBdr>
        <w:top w:val="none" w:sz="0" w:space="0" w:color="auto"/>
        <w:left w:val="none" w:sz="0" w:space="0" w:color="auto"/>
        <w:bottom w:val="none" w:sz="0" w:space="0" w:color="auto"/>
        <w:right w:val="none" w:sz="0" w:space="0" w:color="auto"/>
      </w:divBdr>
    </w:div>
    <w:div w:id="454638932">
      <w:bodyDiv w:val="1"/>
      <w:marLeft w:val="0"/>
      <w:marRight w:val="0"/>
      <w:marTop w:val="0"/>
      <w:marBottom w:val="0"/>
      <w:divBdr>
        <w:top w:val="none" w:sz="0" w:space="0" w:color="auto"/>
        <w:left w:val="none" w:sz="0" w:space="0" w:color="auto"/>
        <w:bottom w:val="none" w:sz="0" w:space="0" w:color="auto"/>
        <w:right w:val="none" w:sz="0" w:space="0" w:color="auto"/>
      </w:divBdr>
      <w:divsChild>
        <w:div w:id="556548972">
          <w:marLeft w:val="0"/>
          <w:marRight w:val="0"/>
          <w:marTop w:val="0"/>
          <w:marBottom w:val="0"/>
          <w:divBdr>
            <w:top w:val="none" w:sz="0" w:space="0" w:color="auto"/>
            <w:left w:val="none" w:sz="0" w:space="0" w:color="auto"/>
            <w:bottom w:val="none" w:sz="0" w:space="0" w:color="auto"/>
            <w:right w:val="none" w:sz="0" w:space="0" w:color="auto"/>
          </w:divBdr>
          <w:divsChild>
            <w:div w:id="5299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97745">
      <w:bodyDiv w:val="1"/>
      <w:marLeft w:val="0"/>
      <w:marRight w:val="0"/>
      <w:marTop w:val="0"/>
      <w:marBottom w:val="0"/>
      <w:divBdr>
        <w:top w:val="none" w:sz="0" w:space="0" w:color="auto"/>
        <w:left w:val="none" w:sz="0" w:space="0" w:color="auto"/>
        <w:bottom w:val="none" w:sz="0" w:space="0" w:color="auto"/>
        <w:right w:val="none" w:sz="0" w:space="0" w:color="auto"/>
      </w:divBdr>
      <w:divsChild>
        <w:div w:id="674111197">
          <w:marLeft w:val="0"/>
          <w:marRight w:val="0"/>
          <w:marTop w:val="0"/>
          <w:marBottom w:val="0"/>
          <w:divBdr>
            <w:top w:val="none" w:sz="0" w:space="0" w:color="auto"/>
            <w:left w:val="none" w:sz="0" w:space="0" w:color="auto"/>
            <w:bottom w:val="none" w:sz="0" w:space="0" w:color="auto"/>
            <w:right w:val="none" w:sz="0" w:space="0" w:color="auto"/>
          </w:divBdr>
          <w:divsChild>
            <w:div w:id="735399517">
              <w:marLeft w:val="0"/>
              <w:marRight w:val="0"/>
              <w:marTop w:val="0"/>
              <w:marBottom w:val="0"/>
              <w:divBdr>
                <w:top w:val="none" w:sz="0" w:space="0" w:color="auto"/>
                <w:left w:val="none" w:sz="0" w:space="0" w:color="auto"/>
                <w:bottom w:val="none" w:sz="0" w:space="0" w:color="auto"/>
                <w:right w:val="none" w:sz="0" w:space="0" w:color="auto"/>
              </w:divBdr>
            </w:div>
            <w:div w:id="1836416599">
              <w:marLeft w:val="0"/>
              <w:marRight w:val="0"/>
              <w:marTop w:val="0"/>
              <w:marBottom w:val="0"/>
              <w:divBdr>
                <w:top w:val="none" w:sz="0" w:space="0" w:color="auto"/>
                <w:left w:val="none" w:sz="0" w:space="0" w:color="auto"/>
                <w:bottom w:val="none" w:sz="0" w:space="0" w:color="auto"/>
                <w:right w:val="none" w:sz="0" w:space="0" w:color="auto"/>
              </w:divBdr>
            </w:div>
            <w:div w:id="208680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80277">
      <w:bodyDiv w:val="1"/>
      <w:marLeft w:val="0"/>
      <w:marRight w:val="0"/>
      <w:marTop w:val="0"/>
      <w:marBottom w:val="0"/>
      <w:divBdr>
        <w:top w:val="none" w:sz="0" w:space="0" w:color="auto"/>
        <w:left w:val="none" w:sz="0" w:space="0" w:color="auto"/>
        <w:bottom w:val="none" w:sz="0" w:space="0" w:color="auto"/>
        <w:right w:val="none" w:sz="0" w:space="0" w:color="auto"/>
      </w:divBdr>
      <w:divsChild>
        <w:div w:id="199172283">
          <w:marLeft w:val="446"/>
          <w:marRight w:val="0"/>
          <w:marTop w:val="0"/>
          <w:marBottom w:val="0"/>
          <w:divBdr>
            <w:top w:val="none" w:sz="0" w:space="0" w:color="auto"/>
            <w:left w:val="none" w:sz="0" w:space="0" w:color="auto"/>
            <w:bottom w:val="none" w:sz="0" w:space="0" w:color="auto"/>
            <w:right w:val="none" w:sz="0" w:space="0" w:color="auto"/>
          </w:divBdr>
        </w:div>
        <w:div w:id="435827456">
          <w:marLeft w:val="446"/>
          <w:marRight w:val="0"/>
          <w:marTop w:val="0"/>
          <w:marBottom w:val="0"/>
          <w:divBdr>
            <w:top w:val="none" w:sz="0" w:space="0" w:color="auto"/>
            <w:left w:val="none" w:sz="0" w:space="0" w:color="auto"/>
            <w:bottom w:val="none" w:sz="0" w:space="0" w:color="auto"/>
            <w:right w:val="none" w:sz="0" w:space="0" w:color="auto"/>
          </w:divBdr>
        </w:div>
        <w:div w:id="1758360278">
          <w:marLeft w:val="446"/>
          <w:marRight w:val="0"/>
          <w:marTop w:val="0"/>
          <w:marBottom w:val="0"/>
          <w:divBdr>
            <w:top w:val="none" w:sz="0" w:space="0" w:color="auto"/>
            <w:left w:val="none" w:sz="0" w:space="0" w:color="auto"/>
            <w:bottom w:val="none" w:sz="0" w:space="0" w:color="auto"/>
            <w:right w:val="none" w:sz="0" w:space="0" w:color="auto"/>
          </w:divBdr>
        </w:div>
        <w:div w:id="1222400241">
          <w:marLeft w:val="446"/>
          <w:marRight w:val="0"/>
          <w:marTop w:val="0"/>
          <w:marBottom w:val="0"/>
          <w:divBdr>
            <w:top w:val="none" w:sz="0" w:space="0" w:color="auto"/>
            <w:left w:val="none" w:sz="0" w:space="0" w:color="auto"/>
            <w:bottom w:val="none" w:sz="0" w:space="0" w:color="auto"/>
            <w:right w:val="none" w:sz="0" w:space="0" w:color="auto"/>
          </w:divBdr>
        </w:div>
      </w:divsChild>
    </w:div>
    <w:div w:id="679161315">
      <w:bodyDiv w:val="1"/>
      <w:marLeft w:val="0"/>
      <w:marRight w:val="0"/>
      <w:marTop w:val="0"/>
      <w:marBottom w:val="0"/>
      <w:divBdr>
        <w:top w:val="none" w:sz="0" w:space="0" w:color="auto"/>
        <w:left w:val="none" w:sz="0" w:space="0" w:color="auto"/>
        <w:bottom w:val="none" w:sz="0" w:space="0" w:color="auto"/>
        <w:right w:val="none" w:sz="0" w:space="0" w:color="auto"/>
      </w:divBdr>
    </w:div>
    <w:div w:id="704797246">
      <w:bodyDiv w:val="1"/>
      <w:marLeft w:val="0"/>
      <w:marRight w:val="0"/>
      <w:marTop w:val="0"/>
      <w:marBottom w:val="0"/>
      <w:divBdr>
        <w:top w:val="none" w:sz="0" w:space="0" w:color="auto"/>
        <w:left w:val="none" w:sz="0" w:space="0" w:color="auto"/>
        <w:bottom w:val="none" w:sz="0" w:space="0" w:color="auto"/>
        <w:right w:val="none" w:sz="0" w:space="0" w:color="auto"/>
      </w:divBdr>
      <w:divsChild>
        <w:div w:id="191967882">
          <w:marLeft w:val="547"/>
          <w:marRight w:val="0"/>
          <w:marTop w:val="0"/>
          <w:marBottom w:val="0"/>
          <w:divBdr>
            <w:top w:val="none" w:sz="0" w:space="0" w:color="auto"/>
            <w:left w:val="none" w:sz="0" w:space="0" w:color="auto"/>
            <w:bottom w:val="none" w:sz="0" w:space="0" w:color="auto"/>
            <w:right w:val="none" w:sz="0" w:space="0" w:color="auto"/>
          </w:divBdr>
        </w:div>
        <w:div w:id="1928996474">
          <w:marLeft w:val="720"/>
          <w:marRight w:val="0"/>
          <w:marTop w:val="0"/>
          <w:marBottom w:val="0"/>
          <w:divBdr>
            <w:top w:val="none" w:sz="0" w:space="0" w:color="auto"/>
            <w:left w:val="none" w:sz="0" w:space="0" w:color="auto"/>
            <w:bottom w:val="none" w:sz="0" w:space="0" w:color="auto"/>
            <w:right w:val="none" w:sz="0" w:space="0" w:color="auto"/>
          </w:divBdr>
        </w:div>
      </w:divsChild>
    </w:div>
    <w:div w:id="756832474">
      <w:bodyDiv w:val="1"/>
      <w:marLeft w:val="0"/>
      <w:marRight w:val="0"/>
      <w:marTop w:val="0"/>
      <w:marBottom w:val="0"/>
      <w:divBdr>
        <w:top w:val="none" w:sz="0" w:space="0" w:color="auto"/>
        <w:left w:val="none" w:sz="0" w:space="0" w:color="auto"/>
        <w:bottom w:val="none" w:sz="0" w:space="0" w:color="auto"/>
        <w:right w:val="none" w:sz="0" w:space="0" w:color="auto"/>
      </w:divBdr>
    </w:div>
    <w:div w:id="825166517">
      <w:bodyDiv w:val="1"/>
      <w:marLeft w:val="0"/>
      <w:marRight w:val="0"/>
      <w:marTop w:val="0"/>
      <w:marBottom w:val="0"/>
      <w:divBdr>
        <w:top w:val="none" w:sz="0" w:space="0" w:color="auto"/>
        <w:left w:val="none" w:sz="0" w:space="0" w:color="auto"/>
        <w:bottom w:val="none" w:sz="0" w:space="0" w:color="auto"/>
        <w:right w:val="none" w:sz="0" w:space="0" w:color="auto"/>
      </w:divBdr>
    </w:div>
    <w:div w:id="1410351702">
      <w:bodyDiv w:val="1"/>
      <w:marLeft w:val="0"/>
      <w:marRight w:val="0"/>
      <w:marTop w:val="0"/>
      <w:marBottom w:val="0"/>
      <w:divBdr>
        <w:top w:val="none" w:sz="0" w:space="0" w:color="auto"/>
        <w:left w:val="none" w:sz="0" w:space="0" w:color="auto"/>
        <w:bottom w:val="none" w:sz="0" w:space="0" w:color="auto"/>
        <w:right w:val="none" w:sz="0" w:space="0" w:color="auto"/>
      </w:divBdr>
      <w:divsChild>
        <w:div w:id="768547357">
          <w:marLeft w:val="0"/>
          <w:marRight w:val="0"/>
          <w:marTop w:val="0"/>
          <w:marBottom w:val="0"/>
          <w:divBdr>
            <w:top w:val="none" w:sz="0" w:space="0" w:color="auto"/>
            <w:left w:val="none" w:sz="0" w:space="0" w:color="auto"/>
            <w:bottom w:val="none" w:sz="0" w:space="0" w:color="auto"/>
            <w:right w:val="none" w:sz="0" w:space="0" w:color="auto"/>
          </w:divBdr>
          <w:divsChild>
            <w:div w:id="76234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524500">
      <w:bodyDiv w:val="1"/>
      <w:marLeft w:val="0"/>
      <w:marRight w:val="0"/>
      <w:marTop w:val="0"/>
      <w:marBottom w:val="0"/>
      <w:divBdr>
        <w:top w:val="none" w:sz="0" w:space="0" w:color="auto"/>
        <w:left w:val="none" w:sz="0" w:space="0" w:color="auto"/>
        <w:bottom w:val="none" w:sz="0" w:space="0" w:color="auto"/>
        <w:right w:val="none" w:sz="0" w:space="0" w:color="auto"/>
      </w:divBdr>
      <w:divsChild>
        <w:div w:id="1080448956">
          <w:marLeft w:val="0"/>
          <w:marRight w:val="0"/>
          <w:marTop w:val="0"/>
          <w:marBottom w:val="0"/>
          <w:divBdr>
            <w:top w:val="none" w:sz="0" w:space="0" w:color="auto"/>
            <w:left w:val="none" w:sz="0" w:space="0" w:color="auto"/>
            <w:bottom w:val="none" w:sz="0" w:space="0" w:color="auto"/>
            <w:right w:val="none" w:sz="0" w:space="0" w:color="auto"/>
          </w:divBdr>
          <w:divsChild>
            <w:div w:id="1021317380">
              <w:marLeft w:val="0"/>
              <w:marRight w:val="0"/>
              <w:marTop w:val="0"/>
              <w:marBottom w:val="0"/>
              <w:divBdr>
                <w:top w:val="none" w:sz="0" w:space="0" w:color="auto"/>
                <w:left w:val="none" w:sz="0" w:space="0" w:color="auto"/>
                <w:bottom w:val="none" w:sz="0" w:space="0" w:color="auto"/>
                <w:right w:val="none" w:sz="0" w:space="0" w:color="auto"/>
              </w:divBdr>
            </w:div>
            <w:div w:id="171554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7071">
      <w:bodyDiv w:val="1"/>
      <w:marLeft w:val="0"/>
      <w:marRight w:val="0"/>
      <w:marTop w:val="0"/>
      <w:marBottom w:val="0"/>
      <w:divBdr>
        <w:top w:val="none" w:sz="0" w:space="0" w:color="auto"/>
        <w:left w:val="none" w:sz="0" w:space="0" w:color="auto"/>
        <w:bottom w:val="none" w:sz="0" w:space="0" w:color="auto"/>
        <w:right w:val="none" w:sz="0" w:space="0" w:color="auto"/>
      </w:divBdr>
    </w:div>
    <w:div w:id="1666860326">
      <w:bodyDiv w:val="1"/>
      <w:marLeft w:val="0"/>
      <w:marRight w:val="0"/>
      <w:marTop w:val="0"/>
      <w:marBottom w:val="0"/>
      <w:divBdr>
        <w:top w:val="none" w:sz="0" w:space="0" w:color="auto"/>
        <w:left w:val="none" w:sz="0" w:space="0" w:color="auto"/>
        <w:bottom w:val="none" w:sz="0" w:space="0" w:color="auto"/>
        <w:right w:val="none" w:sz="0" w:space="0" w:color="auto"/>
      </w:divBdr>
    </w:div>
    <w:div w:id="1791632110">
      <w:bodyDiv w:val="1"/>
      <w:marLeft w:val="0"/>
      <w:marRight w:val="0"/>
      <w:marTop w:val="0"/>
      <w:marBottom w:val="0"/>
      <w:divBdr>
        <w:top w:val="none" w:sz="0" w:space="0" w:color="auto"/>
        <w:left w:val="none" w:sz="0" w:space="0" w:color="auto"/>
        <w:bottom w:val="none" w:sz="0" w:space="0" w:color="auto"/>
        <w:right w:val="none" w:sz="0" w:space="0" w:color="auto"/>
      </w:divBdr>
      <w:divsChild>
        <w:div w:id="930354240">
          <w:marLeft w:val="0"/>
          <w:marRight w:val="0"/>
          <w:marTop w:val="0"/>
          <w:marBottom w:val="0"/>
          <w:divBdr>
            <w:top w:val="none" w:sz="0" w:space="0" w:color="auto"/>
            <w:left w:val="none" w:sz="0" w:space="0" w:color="auto"/>
            <w:bottom w:val="none" w:sz="0" w:space="0" w:color="auto"/>
            <w:right w:val="none" w:sz="0" w:space="0" w:color="auto"/>
          </w:divBdr>
          <w:divsChild>
            <w:div w:id="588463789">
              <w:marLeft w:val="0"/>
              <w:marRight w:val="0"/>
              <w:marTop w:val="0"/>
              <w:marBottom w:val="0"/>
              <w:divBdr>
                <w:top w:val="none" w:sz="0" w:space="0" w:color="auto"/>
                <w:left w:val="none" w:sz="0" w:space="0" w:color="auto"/>
                <w:bottom w:val="none" w:sz="0" w:space="0" w:color="auto"/>
                <w:right w:val="none" w:sz="0" w:space="0" w:color="auto"/>
              </w:divBdr>
            </w:div>
            <w:div w:id="21001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065167">
      <w:bodyDiv w:val="1"/>
      <w:marLeft w:val="0"/>
      <w:marRight w:val="0"/>
      <w:marTop w:val="0"/>
      <w:marBottom w:val="0"/>
      <w:divBdr>
        <w:top w:val="none" w:sz="0" w:space="0" w:color="auto"/>
        <w:left w:val="none" w:sz="0" w:space="0" w:color="auto"/>
        <w:bottom w:val="none" w:sz="0" w:space="0" w:color="auto"/>
        <w:right w:val="none" w:sz="0" w:space="0" w:color="auto"/>
      </w:divBdr>
    </w:div>
    <w:div w:id="1897429536">
      <w:bodyDiv w:val="1"/>
      <w:marLeft w:val="0"/>
      <w:marRight w:val="0"/>
      <w:marTop w:val="0"/>
      <w:marBottom w:val="0"/>
      <w:divBdr>
        <w:top w:val="none" w:sz="0" w:space="0" w:color="auto"/>
        <w:left w:val="none" w:sz="0" w:space="0" w:color="auto"/>
        <w:bottom w:val="none" w:sz="0" w:space="0" w:color="auto"/>
        <w:right w:val="none" w:sz="0" w:space="0" w:color="auto"/>
      </w:divBdr>
      <w:divsChild>
        <w:div w:id="591427171">
          <w:marLeft w:val="0"/>
          <w:marRight w:val="0"/>
          <w:marTop w:val="0"/>
          <w:marBottom w:val="0"/>
          <w:divBdr>
            <w:top w:val="none" w:sz="0" w:space="0" w:color="auto"/>
            <w:left w:val="none" w:sz="0" w:space="0" w:color="auto"/>
            <w:bottom w:val="none" w:sz="0" w:space="0" w:color="auto"/>
            <w:right w:val="none" w:sz="0" w:space="0" w:color="auto"/>
          </w:divBdr>
          <w:divsChild>
            <w:div w:id="287711935">
              <w:marLeft w:val="0"/>
              <w:marRight w:val="0"/>
              <w:marTop w:val="0"/>
              <w:marBottom w:val="0"/>
              <w:divBdr>
                <w:top w:val="none" w:sz="0" w:space="0" w:color="auto"/>
                <w:left w:val="none" w:sz="0" w:space="0" w:color="auto"/>
                <w:bottom w:val="none" w:sz="0" w:space="0" w:color="auto"/>
                <w:right w:val="none" w:sz="0" w:space="0" w:color="auto"/>
              </w:divBdr>
            </w:div>
            <w:div w:id="247932368">
              <w:marLeft w:val="0"/>
              <w:marRight w:val="0"/>
              <w:marTop w:val="0"/>
              <w:marBottom w:val="0"/>
              <w:divBdr>
                <w:top w:val="none" w:sz="0" w:space="0" w:color="auto"/>
                <w:left w:val="none" w:sz="0" w:space="0" w:color="auto"/>
                <w:bottom w:val="none" w:sz="0" w:space="0" w:color="auto"/>
                <w:right w:val="none" w:sz="0" w:space="0" w:color="auto"/>
              </w:divBdr>
            </w:div>
            <w:div w:id="549656742">
              <w:marLeft w:val="0"/>
              <w:marRight w:val="0"/>
              <w:marTop w:val="0"/>
              <w:marBottom w:val="0"/>
              <w:divBdr>
                <w:top w:val="none" w:sz="0" w:space="0" w:color="auto"/>
                <w:left w:val="none" w:sz="0" w:space="0" w:color="auto"/>
                <w:bottom w:val="none" w:sz="0" w:space="0" w:color="auto"/>
                <w:right w:val="none" w:sz="0" w:space="0" w:color="auto"/>
              </w:divBdr>
            </w:div>
            <w:div w:id="962422092">
              <w:marLeft w:val="0"/>
              <w:marRight w:val="0"/>
              <w:marTop w:val="0"/>
              <w:marBottom w:val="0"/>
              <w:divBdr>
                <w:top w:val="none" w:sz="0" w:space="0" w:color="auto"/>
                <w:left w:val="none" w:sz="0" w:space="0" w:color="auto"/>
                <w:bottom w:val="none" w:sz="0" w:space="0" w:color="auto"/>
                <w:right w:val="none" w:sz="0" w:space="0" w:color="auto"/>
              </w:divBdr>
            </w:div>
            <w:div w:id="94222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87004">
      <w:bodyDiv w:val="1"/>
      <w:marLeft w:val="0"/>
      <w:marRight w:val="0"/>
      <w:marTop w:val="0"/>
      <w:marBottom w:val="0"/>
      <w:divBdr>
        <w:top w:val="none" w:sz="0" w:space="0" w:color="auto"/>
        <w:left w:val="none" w:sz="0" w:space="0" w:color="auto"/>
        <w:bottom w:val="none" w:sz="0" w:space="0" w:color="auto"/>
        <w:right w:val="none" w:sz="0" w:space="0" w:color="auto"/>
      </w:divBdr>
    </w:div>
    <w:div w:id="2116631241">
      <w:bodyDiv w:val="1"/>
      <w:marLeft w:val="0"/>
      <w:marRight w:val="0"/>
      <w:marTop w:val="0"/>
      <w:marBottom w:val="0"/>
      <w:divBdr>
        <w:top w:val="none" w:sz="0" w:space="0" w:color="auto"/>
        <w:left w:val="none" w:sz="0" w:space="0" w:color="auto"/>
        <w:bottom w:val="none" w:sz="0" w:space="0" w:color="auto"/>
        <w:right w:val="none" w:sz="0" w:space="0" w:color="auto"/>
      </w:divBdr>
      <w:divsChild>
        <w:div w:id="1731347467">
          <w:marLeft w:val="547"/>
          <w:marRight w:val="0"/>
          <w:marTop w:val="0"/>
          <w:marBottom w:val="0"/>
          <w:divBdr>
            <w:top w:val="none" w:sz="0" w:space="0" w:color="auto"/>
            <w:left w:val="none" w:sz="0" w:space="0" w:color="auto"/>
            <w:bottom w:val="none" w:sz="0" w:space="0" w:color="auto"/>
            <w:right w:val="none" w:sz="0" w:space="0" w:color="auto"/>
          </w:divBdr>
        </w:div>
        <w:div w:id="166100562">
          <w:marLeft w:val="547"/>
          <w:marRight w:val="0"/>
          <w:marTop w:val="0"/>
          <w:marBottom w:val="0"/>
          <w:divBdr>
            <w:top w:val="none" w:sz="0" w:space="0" w:color="auto"/>
            <w:left w:val="none" w:sz="0" w:space="0" w:color="auto"/>
            <w:bottom w:val="none" w:sz="0" w:space="0" w:color="auto"/>
            <w:right w:val="none" w:sz="0" w:space="0" w:color="auto"/>
          </w:divBdr>
        </w:div>
        <w:div w:id="187331001">
          <w:marLeft w:val="547"/>
          <w:marRight w:val="0"/>
          <w:marTop w:val="0"/>
          <w:marBottom w:val="0"/>
          <w:divBdr>
            <w:top w:val="none" w:sz="0" w:space="0" w:color="auto"/>
            <w:left w:val="none" w:sz="0" w:space="0" w:color="auto"/>
            <w:bottom w:val="none" w:sz="0" w:space="0" w:color="auto"/>
            <w:right w:val="none" w:sz="0" w:space="0" w:color="auto"/>
          </w:divBdr>
        </w:div>
        <w:div w:id="1297417436">
          <w:marLeft w:val="547"/>
          <w:marRight w:val="0"/>
          <w:marTop w:val="0"/>
          <w:marBottom w:val="0"/>
          <w:divBdr>
            <w:top w:val="none" w:sz="0" w:space="0" w:color="auto"/>
            <w:left w:val="none" w:sz="0" w:space="0" w:color="auto"/>
            <w:bottom w:val="none" w:sz="0" w:space="0" w:color="auto"/>
            <w:right w:val="none" w:sz="0" w:space="0" w:color="auto"/>
          </w:divBdr>
        </w:div>
      </w:divsChild>
    </w:div>
    <w:div w:id="2147163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ww.kaggle.com/" TargetMode="External"/><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BB26C-A738-4AEA-9808-E15E17D91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3174</Words>
  <Characters>18098</Characters>
  <Application>Microsoft Office Word</Application>
  <DocSecurity>0</DocSecurity>
  <Lines>150</Lines>
  <Paragraphs>42</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ACKNOWLEDGEMENT</vt:lpstr>
      <vt:lpstr>        DECLARATION</vt:lpstr>
      <vt:lpstr>        CERTIFICATE</vt:lpstr>
    </vt:vector>
  </TitlesOfParts>
  <Company/>
  <LinksUpToDate>false</LinksUpToDate>
  <CharactersWithSpaces>21230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Dhruv Goel</dc:creator>
  <cp:lastModifiedBy>HP</cp:lastModifiedBy>
  <cp:revision>2</cp:revision>
  <dcterms:created xsi:type="dcterms:W3CDTF">2022-11-23T20:31:00Z</dcterms:created>
  <dcterms:modified xsi:type="dcterms:W3CDTF">2022-11-23T20:31:00Z</dcterms:modified>
</cp:coreProperties>
</file>